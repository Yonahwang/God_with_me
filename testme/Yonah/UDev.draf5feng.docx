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D7F32" w14:textId="55866565" w:rsidR="00D60AE0" w:rsidRPr="009E2F41" w:rsidRDefault="00D539C1" w:rsidP="00723F04">
      <w:pPr>
        <w:pStyle w:val="1"/>
      </w:pPr>
      <w:bookmarkStart w:id="0" w:name="_Toc529978843"/>
      <w:bookmarkStart w:id="1" w:name="_GoBack"/>
      <w:bookmarkEnd w:id="1"/>
      <w:r>
        <w:rPr>
          <w:rFonts w:hint="eastAsia"/>
        </w:rPr>
        <w:t>智能化软件</w:t>
      </w:r>
      <w:r w:rsidR="004E60E9">
        <w:rPr>
          <w:rFonts w:hint="eastAsia"/>
        </w:rPr>
        <w:t>开发</w:t>
      </w:r>
      <w:r>
        <w:rPr>
          <w:rFonts w:hint="eastAsia"/>
        </w:rPr>
        <w:t>大脑</w:t>
      </w:r>
      <w:r>
        <w:rPr>
          <w:rFonts w:hint="eastAsia"/>
        </w:rPr>
        <w:t xml:space="preserve"> </w:t>
      </w:r>
      <w:r>
        <w:t>–</w:t>
      </w:r>
      <w:r w:rsidR="00D60AE0">
        <w:rPr>
          <w:rFonts w:hint="eastAsia"/>
        </w:rPr>
        <w:t xml:space="preserve"> </w:t>
      </w:r>
      <w:proofErr w:type="spellStart"/>
      <w:r w:rsidR="00D60AE0">
        <w:rPr>
          <w:rFonts w:hint="eastAsia"/>
        </w:rPr>
        <w:t>UDev</w:t>
      </w:r>
      <w:proofErr w:type="spellEnd"/>
      <w:r w:rsidR="009E2F41">
        <w:rPr>
          <w:rFonts w:hint="eastAsia"/>
        </w:rPr>
        <w:t xml:space="preserve"> draft</w:t>
      </w:r>
      <w:bookmarkEnd w:id="0"/>
      <w:r w:rsidR="0036457B">
        <w:rPr>
          <w:rFonts w:hint="eastAsia"/>
        </w:rPr>
        <w:t>4</w:t>
      </w:r>
    </w:p>
    <w:sdt>
      <w:sdtPr>
        <w:rPr>
          <w:rFonts w:asciiTheme="minorHAnsi" w:eastAsiaTheme="minorEastAsia" w:hAnsiTheme="minorHAnsi" w:cstheme="minorBidi"/>
          <w:b w:val="0"/>
          <w:bCs w:val="0"/>
          <w:color w:val="auto"/>
          <w:sz w:val="24"/>
          <w:szCs w:val="24"/>
          <w:lang w:eastAsia="zh-CN"/>
        </w:rPr>
        <w:id w:val="-1459944224"/>
        <w:docPartObj>
          <w:docPartGallery w:val="Table of Contents"/>
          <w:docPartUnique/>
        </w:docPartObj>
      </w:sdtPr>
      <w:sdtEndPr>
        <w:rPr>
          <w:noProof/>
          <w:kern w:val="2"/>
        </w:rPr>
      </w:sdtEndPr>
      <w:sdtContent>
        <w:p w14:paraId="7479550E" w14:textId="278B095A" w:rsidR="001909F5" w:rsidRDefault="001909F5">
          <w:pPr>
            <w:pStyle w:val="a7"/>
          </w:pPr>
          <w:r>
            <w:t>Table of Contents</w:t>
          </w:r>
        </w:p>
        <w:p w14:paraId="39E1139F" w14:textId="77777777" w:rsidR="0099358B" w:rsidRDefault="001909F5">
          <w:pPr>
            <w:pStyle w:val="11"/>
            <w:tabs>
              <w:tab w:val="right" w:leader="dot" w:pos="9350"/>
            </w:tabs>
            <w:rPr>
              <w:b w:val="0"/>
              <w:bCs w:val="0"/>
              <w:noProof/>
            </w:rPr>
          </w:pPr>
          <w:r>
            <w:rPr>
              <w:b w:val="0"/>
              <w:bCs w:val="0"/>
            </w:rPr>
            <w:fldChar w:fldCharType="begin"/>
          </w:r>
          <w:r>
            <w:instrText xml:space="preserve"> TOC \o "1-3" \h \z \u </w:instrText>
          </w:r>
          <w:r>
            <w:rPr>
              <w:b w:val="0"/>
              <w:bCs w:val="0"/>
            </w:rPr>
            <w:fldChar w:fldCharType="separate"/>
          </w:r>
          <w:hyperlink w:anchor="_Toc529978843" w:history="1">
            <w:r w:rsidR="0099358B" w:rsidRPr="00BF1B15">
              <w:rPr>
                <w:rStyle w:val="a4"/>
                <w:rFonts w:hint="eastAsia"/>
                <w:noProof/>
              </w:rPr>
              <w:t>智能化软件开发大脑</w:t>
            </w:r>
            <w:r w:rsidR="0099358B" w:rsidRPr="00BF1B15">
              <w:rPr>
                <w:rStyle w:val="a4"/>
                <w:noProof/>
              </w:rPr>
              <w:t xml:space="preserve"> – UDev draft3</w:t>
            </w:r>
            <w:r w:rsidR="0099358B">
              <w:rPr>
                <w:noProof/>
                <w:webHidden/>
              </w:rPr>
              <w:tab/>
            </w:r>
            <w:r w:rsidR="0099358B">
              <w:rPr>
                <w:noProof/>
                <w:webHidden/>
              </w:rPr>
              <w:fldChar w:fldCharType="begin"/>
            </w:r>
            <w:r w:rsidR="0099358B">
              <w:rPr>
                <w:noProof/>
                <w:webHidden/>
              </w:rPr>
              <w:instrText xml:space="preserve"> PAGEREF _Toc529978843 \h </w:instrText>
            </w:r>
            <w:r w:rsidR="0099358B">
              <w:rPr>
                <w:noProof/>
                <w:webHidden/>
              </w:rPr>
            </w:r>
            <w:r w:rsidR="0099358B">
              <w:rPr>
                <w:noProof/>
                <w:webHidden/>
              </w:rPr>
              <w:fldChar w:fldCharType="separate"/>
            </w:r>
            <w:r w:rsidR="0099358B">
              <w:rPr>
                <w:noProof/>
                <w:webHidden/>
              </w:rPr>
              <w:t>1</w:t>
            </w:r>
            <w:r w:rsidR="0099358B">
              <w:rPr>
                <w:noProof/>
                <w:webHidden/>
              </w:rPr>
              <w:fldChar w:fldCharType="end"/>
            </w:r>
          </w:hyperlink>
        </w:p>
        <w:p w14:paraId="0ABA8FBC" w14:textId="77777777" w:rsidR="0099358B" w:rsidRDefault="008465B9">
          <w:pPr>
            <w:pStyle w:val="21"/>
            <w:tabs>
              <w:tab w:val="right" w:leader="dot" w:pos="9350"/>
            </w:tabs>
            <w:rPr>
              <w:b w:val="0"/>
              <w:bCs w:val="0"/>
              <w:noProof/>
              <w:sz w:val="24"/>
              <w:szCs w:val="24"/>
            </w:rPr>
          </w:pPr>
          <w:hyperlink w:anchor="_Toc529978844" w:history="1">
            <w:r w:rsidR="0099358B" w:rsidRPr="00BF1B15">
              <w:rPr>
                <w:rStyle w:val="a4"/>
                <w:rFonts w:hint="eastAsia"/>
                <w:noProof/>
              </w:rPr>
              <w:t>背景</w:t>
            </w:r>
            <w:r w:rsidR="0099358B">
              <w:rPr>
                <w:noProof/>
                <w:webHidden/>
              </w:rPr>
              <w:tab/>
            </w:r>
            <w:r w:rsidR="0099358B">
              <w:rPr>
                <w:noProof/>
                <w:webHidden/>
              </w:rPr>
              <w:fldChar w:fldCharType="begin"/>
            </w:r>
            <w:r w:rsidR="0099358B">
              <w:rPr>
                <w:noProof/>
                <w:webHidden/>
              </w:rPr>
              <w:instrText xml:space="preserve"> PAGEREF _Toc529978844 \h </w:instrText>
            </w:r>
            <w:r w:rsidR="0099358B">
              <w:rPr>
                <w:noProof/>
                <w:webHidden/>
              </w:rPr>
            </w:r>
            <w:r w:rsidR="0099358B">
              <w:rPr>
                <w:noProof/>
                <w:webHidden/>
              </w:rPr>
              <w:fldChar w:fldCharType="separate"/>
            </w:r>
            <w:r w:rsidR="0099358B">
              <w:rPr>
                <w:noProof/>
                <w:webHidden/>
              </w:rPr>
              <w:t>1</w:t>
            </w:r>
            <w:r w:rsidR="0099358B">
              <w:rPr>
                <w:noProof/>
                <w:webHidden/>
              </w:rPr>
              <w:fldChar w:fldCharType="end"/>
            </w:r>
          </w:hyperlink>
        </w:p>
        <w:p w14:paraId="3228D206" w14:textId="77777777" w:rsidR="0099358B" w:rsidRDefault="008465B9">
          <w:pPr>
            <w:pStyle w:val="21"/>
            <w:tabs>
              <w:tab w:val="right" w:leader="dot" w:pos="9350"/>
            </w:tabs>
            <w:rPr>
              <w:b w:val="0"/>
              <w:bCs w:val="0"/>
              <w:noProof/>
              <w:sz w:val="24"/>
              <w:szCs w:val="24"/>
            </w:rPr>
          </w:pPr>
          <w:hyperlink w:anchor="_Toc529978845" w:history="1">
            <w:r w:rsidR="0099358B" w:rsidRPr="00BF1B15">
              <w:rPr>
                <w:rStyle w:val="a4"/>
                <w:rFonts w:hint="eastAsia"/>
                <w:noProof/>
              </w:rPr>
              <w:t>痛点及现存解决方案</w:t>
            </w:r>
            <w:r w:rsidR="0099358B">
              <w:rPr>
                <w:noProof/>
                <w:webHidden/>
              </w:rPr>
              <w:tab/>
            </w:r>
            <w:r w:rsidR="0099358B">
              <w:rPr>
                <w:noProof/>
                <w:webHidden/>
              </w:rPr>
              <w:fldChar w:fldCharType="begin"/>
            </w:r>
            <w:r w:rsidR="0099358B">
              <w:rPr>
                <w:noProof/>
                <w:webHidden/>
              </w:rPr>
              <w:instrText xml:space="preserve"> PAGEREF _Toc529978845 \h </w:instrText>
            </w:r>
            <w:r w:rsidR="0099358B">
              <w:rPr>
                <w:noProof/>
                <w:webHidden/>
              </w:rPr>
            </w:r>
            <w:r w:rsidR="0099358B">
              <w:rPr>
                <w:noProof/>
                <w:webHidden/>
              </w:rPr>
              <w:fldChar w:fldCharType="separate"/>
            </w:r>
            <w:r w:rsidR="0099358B">
              <w:rPr>
                <w:noProof/>
                <w:webHidden/>
              </w:rPr>
              <w:t>2</w:t>
            </w:r>
            <w:r w:rsidR="0099358B">
              <w:rPr>
                <w:noProof/>
                <w:webHidden/>
              </w:rPr>
              <w:fldChar w:fldCharType="end"/>
            </w:r>
          </w:hyperlink>
        </w:p>
        <w:p w14:paraId="630E08E5" w14:textId="77777777" w:rsidR="0099358B" w:rsidRDefault="008465B9">
          <w:pPr>
            <w:pStyle w:val="21"/>
            <w:tabs>
              <w:tab w:val="right" w:leader="dot" w:pos="9350"/>
            </w:tabs>
            <w:rPr>
              <w:b w:val="0"/>
              <w:bCs w:val="0"/>
              <w:noProof/>
              <w:sz w:val="24"/>
              <w:szCs w:val="24"/>
            </w:rPr>
          </w:pPr>
          <w:hyperlink w:anchor="_Toc529978846" w:history="1">
            <w:r w:rsidR="0099358B" w:rsidRPr="00BF1B15">
              <w:rPr>
                <w:rStyle w:val="a4"/>
                <w:rFonts w:hint="eastAsia"/>
                <w:noProof/>
              </w:rPr>
              <w:t>定义</w:t>
            </w:r>
            <w:r w:rsidR="0099358B">
              <w:rPr>
                <w:noProof/>
                <w:webHidden/>
              </w:rPr>
              <w:tab/>
            </w:r>
            <w:r w:rsidR="0099358B">
              <w:rPr>
                <w:noProof/>
                <w:webHidden/>
              </w:rPr>
              <w:fldChar w:fldCharType="begin"/>
            </w:r>
            <w:r w:rsidR="0099358B">
              <w:rPr>
                <w:noProof/>
                <w:webHidden/>
              </w:rPr>
              <w:instrText xml:space="preserve"> PAGEREF _Toc529978846 \h </w:instrText>
            </w:r>
            <w:r w:rsidR="0099358B">
              <w:rPr>
                <w:noProof/>
                <w:webHidden/>
              </w:rPr>
            </w:r>
            <w:r w:rsidR="0099358B">
              <w:rPr>
                <w:noProof/>
                <w:webHidden/>
              </w:rPr>
              <w:fldChar w:fldCharType="separate"/>
            </w:r>
            <w:r w:rsidR="0099358B">
              <w:rPr>
                <w:noProof/>
                <w:webHidden/>
              </w:rPr>
              <w:t>2</w:t>
            </w:r>
            <w:r w:rsidR="0099358B">
              <w:rPr>
                <w:noProof/>
                <w:webHidden/>
              </w:rPr>
              <w:fldChar w:fldCharType="end"/>
            </w:r>
          </w:hyperlink>
        </w:p>
        <w:p w14:paraId="2C78156E" w14:textId="77777777" w:rsidR="0099358B" w:rsidRDefault="008465B9">
          <w:pPr>
            <w:pStyle w:val="21"/>
            <w:tabs>
              <w:tab w:val="right" w:leader="dot" w:pos="9350"/>
            </w:tabs>
            <w:rPr>
              <w:b w:val="0"/>
              <w:bCs w:val="0"/>
              <w:noProof/>
              <w:sz w:val="24"/>
              <w:szCs w:val="24"/>
            </w:rPr>
          </w:pPr>
          <w:hyperlink w:anchor="_Toc529978847" w:history="1">
            <w:r w:rsidR="0099358B" w:rsidRPr="00BF1B15">
              <w:rPr>
                <w:rStyle w:val="a4"/>
                <w:rFonts w:hint="eastAsia"/>
                <w:noProof/>
              </w:rPr>
              <w:t>设计原则</w:t>
            </w:r>
            <w:r w:rsidR="0099358B">
              <w:rPr>
                <w:noProof/>
                <w:webHidden/>
              </w:rPr>
              <w:tab/>
            </w:r>
            <w:r w:rsidR="0099358B">
              <w:rPr>
                <w:noProof/>
                <w:webHidden/>
              </w:rPr>
              <w:fldChar w:fldCharType="begin"/>
            </w:r>
            <w:r w:rsidR="0099358B">
              <w:rPr>
                <w:noProof/>
                <w:webHidden/>
              </w:rPr>
              <w:instrText xml:space="preserve"> PAGEREF _Toc529978847 \h </w:instrText>
            </w:r>
            <w:r w:rsidR="0099358B">
              <w:rPr>
                <w:noProof/>
                <w:webHidden/>
              </w:rPr>
            </w:r>
            <w:r w:rsidR="0099358B">
              <w:rPr>
                <w:noProof/>
                <w:webHidden/>
              </w:rPr>
              <w:fldChar w:fldCharType="separate"/>
            </w:r>
            <w:r w:rsidR="0099358B">
              <w:rPr>
                <w:noProof/>
                <w:webHidden/>
              </w:rPr>
              <w:t>2</w:t>
            </w:r>
            <w:r w:rsidR="0099358B">
              <w:rPr>
                <w:noProof/>
                <w:webHidden/>
              </w:rPr>
              <w:fldChar w:fldCharType="end"/>
            </w:r>
          </w:hyperlink>
        </w:p>
        <w:p w14:paraId="15DAE771" w14:textId="77777777" w:rsidR="0099358B" w:rsidRDefault="008465B9">
          <w:pPr>
            <w:pStyle w:val="21"/>
            <w:tabs>
              <w:tab w:val="right" w:leader="dot" w:pos="9350"/>
            </w:tabs>
            <w:rPr>
              <w:b w:val="0"/>
              <w:bCs w:val="0"/>
              <w:noProof/>
              <w:sz w:val="24"/>
              <w:szCs w:val="24"/>
            </w:rPr>
          </w:pPr>
          <w:hyperlink w:anchor="_Toc529978848" w:history="1">
            <w:r w:rsidR="0099358B" w:rsidRPr="00BF1B15">
              <w:rPr>
                <w:rStyle w:val="a4"/>
                <w:noProof/>
              </w:rPr>
              <w:t>UDev</w:t>
            </w:r>
            <w:r w:rsidR="0099358B" w:rsidRPr="00BF1B15">
              <w:rPr>
                <w:rStyle w:val="a4"/>
                <w:rFonts w:hint="eastAsia"/>
                <w:noProof/>
              </w:rPr>
              <w:t>优势</w:t>
            </w:r>
            <w:r w:rsidR="0099358B">
              <w:rPr>
                <w:noProof/>
                <w:webHidden/>
              </w:rPr>
              <w:tab/>
            </w:r>
            <w:r w:rsidR="0099358B">
              <w:rPr>
                <w:noProof/>
                <w:webHidden/>
              </w:rPr>
              <w:fldChar w:fldCharType="begin"/>
            </w:r>
            <w:r w:rsidR="0099358B">
              <w:rPr>
                <w:noProof/>
                <w:webHidden/>
              </w:rPr>
              <w:instrText xml:space="preserve"> PAGEREF _Toc529978848 \h </w:instrText>
            </w:r>
            <w:r w:rsidR="0099358B">
              <w:rPr>
                <w:noProof/>
                <w:webHidden/>
              </w:rPr>
            </w:r>
            <w:r w:rsidR="0099358B">
              <w:rPr>
                <w:noProof/>
                <w:webHidden/>
              </w:rPr>
              <w:fldChar w:fldCharType="separate"/>
            </w:r>
            <w:r w:rsidR="0099358B">
              <w:rPr>
                <w:noProof/>
                <w:webHidden/>
              </w:rPr>
              <w:t>3</w:t>
            </w:r>
            <w:r w:rsidR="0099358B">
              <w:rPr>
                <w:noProof/>
                <w:webHidden/>
              </w:rPr>
              <w:fldChar w:fldCharType="end"/>
            </w:r>
          </w:hyperlink>
        </w:p>
        <w:p w14:paraId="09EDA2A9" w14:textId="77777777" w:rsidR="0099358B" w:rsidRDefault="008465B9">
          <w:pPr>
            <w:pStyle w:val="21"/>
            <w:tabs>
              <w:tab w:val="right" w:leader="dot" w:pos="9350"/>
            </w:tabs>
            <w:rPr>
              <w:b w:val="0"/>
              <w:bCs w:val="0"/>
              <w:noProof/>
              <w:sz w:val="24"/>
              <w:szCs w:val="24"/>
            </w:rPr>
          </w:pPr>
          <w:hyperlink w:anchor="_Toc529978849" w:history="1">
            <w:r w:rsidR="0099358B" w:rsidRPr="00BF1B15">
              <w:rPr>
                <w:rStyle w:val="a4"/>
                <w:noProof/>
              </w:rPr>
              <w:t>UDev</w:t>
            </w:r>
            <w:r w:rsidR="0099358B" w:rsidRPr="00BF1B15">
              <w:rPr>
                <w:rStyle w:val="a4"/>
                <w:rFonts w:hint="eastAsia"/>
                <w:noProof/>
              </w:rPr>
              <w:t>劣势</w:t>
            </w:r>
            <w:r w:rsidR="0099358B">
              <w:rPr>
                <w:noProof/>
                <w:webHidden/>
              </w:rPr>
              <w:tab/>
            </w:r>
            <w:r w:rsidR="0099358B">
              <w:rPr>
                <w:noProof/>
                <w:webHidden/>
              </w:rPr>
              <w:fldChar w:fldCharType="begin"/>
            </w:r>
            <w:r w:rsidR="0099358B">
              <w:rPr>
                <w:noProof/>
                <w:webHidden/>
              </w:rPr>
              <w:instrText xml:space="preserve"> PAGEREF _Toc529978849 \h </w:instrText>
            </w:r>
            <w:r w:rsidR="0099358B">
              <w:rPr>
                <w:noProof/>
                <w:webHidden/>
              </w:rPr>
            </w:r>
            <w:r w:rsidR="0099358B">
              <w:rPr>
                <w:noProof/>
                <w:webHidden/>
              </w:rPr>
              <w:fldChar w:fldCharType="separate"/>
            </w:r>
            <w:r w:rsidR="0099358B">
              <w:rPr>
                <w:noProof/>
                <w:webHidden/>
              </w:rPr>
              <w:t>3</w:t>
            </w:r>
            <w:r w:rsidR="0099358B">
              <w:rPr>
                <w:noProof/>
                <w:webHidden/>
              </w:rPr>
              <w:fldChar w:fldCharType="end"/>
            </w:r>
          </w:hyperlink>
        </w:p>
        <w:p w14:paraId="7C85E13E" w14:textId="77777777" w:rsidR="0099358B" w:rsidRDefault="008465B9">
          <w:pPr>
            <w:pStyle w:val="21"/>
            <w:tabs>
              <w:tab w:val="right" w:leader="dot" w:pos="9350"/>
            </w:tabs>
            <w:rPr>
              <w:b w:val="0"/>
              <w:bCs w:val="0"/>
              <w:noProof/>
              <w:sz w:val="24"/>
              <w:szCs w:val="24"/>
            </w:rPr>
          </w:pPr>
          <w:hyperlink w:anchor="_Toc529978850" w:history="1">
            <w:r w:rsidR="0099358B" w:rsidRPr="00BF1B15">
              <w:rPr>
                <w:rStyle w:val="a4"/>
                <w:rFonts w:hint="eastAsia"/>
                <w:noProof/>
              </w:rPr>
              <w:t>核心技术（列表）</w:t>
            </w:r>
            <w:r w:rsidR="0099358B">
              <w:rPr>
                <w:noProof/>
                <w:webHidden/>
              </w:rPr>
              <w:tab/>
            </w:r>
            <w:r w:rsidR="0099358B">
              <w:rPr>
                <w:noProof/>
                <w:webHidden/>
              </w:rPr>
              <w:fldChar w:fldCharType="begin"/>
            </w:r>
            <w:r w:rsidR="0099358B">
              <w:rPr>
                <w:noProof/>
                <w:webHidden/>
              </w:rPr>
              <w:instrText xml:space="preserve"> PAGEREF _Toc529978850 \h </w:instrText>
            </w:r>
            <w:r w:rsidR="0099358B">
              <w:rPr>
                <w:noProof/>
                <w:webHidden/>
              </w:rPr>
            </w:r>
            <w:r w:rsidR="0099358B">
              <w:rPr>
                <w:noProof/>
                <w:webHidden/>
              </w:rPr>
              <w:fldChar w:fldCharType="separate"/>
            </w:r>
            <w:r w:rsidR="0099358B">
              <w:rPr>
                <w:noProof/>
                <w:webHidden/>
              </w:rPr>
              <w:t>3</w:t>
            </w:r>
            <w:r w:rsidR="0099358B">
              <w:rPr>
                <w:noProof/>
                <w:webHidden/>
              </w:rPr>
              <w:fldChar w:fldCharType="end"/>
            </w:r>
          </w:hyperlink>
        </w:p>
        <w:p w14:paraId="371EFC0A" w14:textId="77777777" w:rsidR="0099358B" w:rsidRDefault="008465B9">
          <w:pPr>
            <w:pStyle w:val="21"/>
            <w:tabs>
              <w:tab w:val="right" w:leader="dot" w:pos="9350"/>
            </w:tabs>
            <w:rPr>
              <w:b w:val="0"/>
              <w:bCs w:val="0"/>
              <w:noProof/>
              <w:sz w:val="24"/>
              <w:szCs w:val="24"/>
            </w:rPr>
          </w:pPr>
          <w:hyperlink w:anchor="_Toc529978851" w:history="1">
            <w:r w:rsidR="0099358B" w:rsidRPr="00BF1B15">
              <w:rPr>
                <w:rStyle w:val="a4"/>
                <w:rFonts w:hint="eastAsia"/>
                <w:noProof/>
              </w:rPr>
              <w:t>技术难点</w:t>
            </w:r>
            <w:r w:rsidR="0099358B">
              <w:rPr>
                <w:noProof/>
                <w:webHidden/>
              </w:rPr>
              <w:tab/>
            </w:r>
            <w:r w:rsidR="0099358B">
              <w:rPr>
                <w:noProof/>
                <w:webHidden/>
              </w:rPr>
              <w:fldChar w:fldCharType="begin"/>
            </w:r>
            <w:r w:rsidR="0099358B">
              <w:rPr>
                <w:noProof/>
                <w:webHidden/>
              </w:rPr>
              <w:instrText xml:space="preserve"> PAGEREF _Toc529978851 \h </w:instrText>
            </w:r>
            <w:r w:rsidR="0099358B">
              <w:rPr>
                <w:noProof/>
                <w:webHidden/>
              </w:rPr>
            </w:r>
            <w:r w:rsidR="0099358B">
              <w:rPr>
                <w:noProof/>
                <w:webHidden/>
              </w:rPr>
              <w:fldChar w:fldCharType="separate"/>
            </w:r>
            <w:r w:rsidR="0099358B">
              <w:rPr>
                <w:noProof/>
                <w:webHidden/>
              </w:rPr>
              <w:t>4</w:t>
            </w:r>
            <w:r w:rsidR="0099358B">
              <w:rPr>
                <w:noProof/>
                <w:webHidden/>
              </w:rPr>
              <w:fldChar w:fldCharType="end"/>
            </w:r>
          </w:hyperlink>
        </w:p>
        <w:p w14:paraId="3AB7D07E" w14:textId="77777777" w:rsidR="0099358B" w:rsidRDefault="008465B9">
          <w:pPr>
            <w:pStyle w:val="21"/>
            <w:tabs>
              <w:tab w:val="right" w:leader="dot" w:pos="9350"/>
            </w:tabs>
            <w:rPr>
              <w:b w:val="0"/>
              <w:bCs w:val="0"/>
              <w:noProof/>
              <w:sz w:val="24"/>
              <w:szCs w:val="24"/>
            </w:rPr>
          </w:pPr>
          <w:hyperlink w:anchor="_Toc529978852" w:history="1">
            <w:r w:rsidR="0099358B" w:rsidRPr="00BF1B15">
              <w:rPr>
                <w:rStyle w:val="a4"/>
                <w:noProof/>
              </w:rPr>
              <w:t>UDev</w:t>
            </w:r>
            <w:r w:rsidR="0099358B" w:rsidRPr="00BF1B15">
              <w:rPr>
                <w:rStyle w:val="a4"/>
                <w:rFonts w:hint="eastAsia"/>
                <w:noProof/>
              </w:rPr>
              <w:t>体系架构</w:t>
            </w:r>
            <w:r w:rsidR="0099358B">
              <w:rPr>
                <w:noProof/>
                <w:webHidden/>
              </w:rPr>
              <w:tab/>
            </w:r>
            <w:r w:rsidR="0099358B">
              <w:rPr>
                <w:noProof/>
                <w:webHidden/>
              </w:rPr>
              <w:fldChar w:fldCharType="begin"/>
            </w:r>
            <w:r w:rsidR="0099358B">
              <w:rPr>
                <w:noProof/>
                <w:webHidden/>
              </w:rPr>
              <w:instrText xml:space="preserve"> PAGEREF _Toc529978852 \h </w:instrText>
            </w:r>
            <w:r w:rsidR="0099358B">
              <w:rPr>
                <w:noProof/>
                <w:webHidden/>
              </w:rPr>
            </w:r>
            <w:r w:rsidR="0099358B">
              <w:rPr>
                <w:noProof/>
                <w:webHidden/>
              </w:rPr>
              <w:fldChar w:fldCharType="separate"/>
            </w:r>
            <w:r w:rsidR="0099358B">
              <w:rPr>
                <w:noProof/>
                <w:webHidden/>
              </w:rPr>
              <w:t>4</w:t>
            </w:r>
            <w:r w:rsidR="0099358B">
              <w:rPr>
                <w:noProof/>
                <w:webHidden/>
              </w:rPr>
              <w:fldChar w:fldCharType="end"/>
            </w:r>
          </w:hyperlink>
        </w:p>
        <w:p w14:paraId="38C648D7" w14:textId="77777777" w:rsidR="0099358B" w:rsidRDefault="008465B9">
          <w:pPr>
            <w:pStyle w:val="21"/>
            <w:tabs>
              <w:tab w:val="right" w:leader="dot" w:pos="9350"/>
            </w:tabs>
            <w:rPr>
              <w:b w:val="0"/>
              <w:bCs w:val="0"/>
              <w:noProof/>
              <w:sz w:val="24"/>
              <w:szCs w:val="24"/>
            </w:rPr>
          </w:pPr>
          <w:hyperlink w:anchor="_Toc529978853" w:history="1">
            <w:r w:rsidR="0099358B" w:rsidRPr="00BF1B15">
              <w:rPr>
                <w:rStyle w:val="a4"/>
                <w:rFonts w:hint="eastAsia"/>
                <w:noProof/>
              </w:rPr>
              <w:t>案例分析</w:t>
            </w:r>
            <w:r w:rsidR="0099358B">
              <w:rPr>
                <w:noProof/>
                <w:webHidden/>
              </w:rPr>
              <w:tab/>
            </w:r>
            <w:r w:rsidR="0099358B">
              <w:rPr>
                <w:noProof/>
                <w:webHidden/>
              </w:rPr>
              <w:fldChar w:fldCharType="begin"/>
            </w:r>
            <w:r w:rsidR="0099358B">
              <w:rPr>
                <w:noProof/>
                <w:webHidden/>
              </w:rPr>
              <w:instrText xml:space="preserve"> PAGEREF _Toc529978853 \h </w:instrText>
            </w:r>
            <w:r w:rsidR="0099358B">
              <w:rPr>
                <w:noProof/>
                <w:webHidden/>
              </w:rPr>
            </w:r>
            <w:r w:rsidR="0099358B">
              <w:rPr>
                <w:noProof/>
                <w:webHidden/>
              </w:rPr>
              <w:fldChar w:fldCharType="separate"/>
            </w:r>
            <w:r w:rsidR="0099358B">
              <w:rPr>
                <w:noProof/>
                <w:webHidden/>
              </w:rPr>
              <w:t>5</w:t>
            </w:r>
            <w:r w:rsidR="0099358B">
              <w:rPr>
                <w:noProof/>
                <w:webHidden/>
              </w:rPr>
              <w:fldChar w:fldCharType="end"/>
            </w:r>
          </w:hyperlink>
        </w:p>
        <w:p w14:paraId="29E53C7E" w14:textId="77777777" w:rsidR="0099358B" w:rsidRDefault="008465B9">
          <w:pPr>
            <w:pStyle w:val="31"/>
            <w:tabs>
              <w:tab w:val="right" w:leader="dot" w:pos="9350"/>
            </w:tabs>
            <w:rPr>
              <w:noProof/>
              <w:sz w:val="24"/>
              <w:szCs w:val="24"/>
            </w:rPr>
          </w:pPr>
          <w:hyperlink w:anchor="_Toc529978854" w:history="1">
            <w:r w:rsidR="0099358B" w:rsidRPr="00BF1B15">
              <w:rPr>
                <w:rStyle w:val="a4"/>
                <w:rFonts w:hint="eastAsia"/>
                <w:noProof/>
              </w:rPr>
              <w:t>物体识别系统（</w:t>
            </w:r>
            <w:r w:rsidR="0099358B" w:rsidRPr="00BF1B15">
              <w:rPr>
                <w:rStyle w:val="a4"/>
                <w:noProof/>
              </w:rPr>
              <w:t>draft1</w:t>
            </w:r>
            <w:r w:rsidR="0099358B" w:rsidRPr="00BF1B15">
              <w:rPr>
                <w:rStyle w:val="a4"/>
                <w:rFonts w:hint="eastAsia"/>
                <w:noProof/>
              </w:rPr>
              <w:t>）</w:t>
            </w:r>
            <w:r w:rsidR="0099358B">
              <w:rPr>
                <w:noProof/>
                <w:webHidden/>
              </w:rPr>
              <w:tab/>
            </w:r>
            <w:r w:rsidR="0099358B">
              <w:rPr>
                <w:noProof/>
                <w:webHidden/>
              </w:rPr>
              <w:fldChar w:fldCharType="begin"/>
            </w:r>
            <w:r w:rsidR="0099358B">
              <w:rPr>
                <w:noProof/>
                <w:webHidden/>
              </w:rPr>
              <w:instrText xml:space="preserve"> PAGEREF _Toc529978854 \h </w:instrText>
            </w:r>
            <w:r w:rsidR="0099358B">
              <w:rPr>
                <w:noProof/>
                <w:webHidden/>
              </w:rPr>
            </w:r>
            <w:r w:rsidR="0099358B">
              <w:rPr>
                <w:noProof/>
                <w:webHidden/>
              </w:rPr>
              <w:fldChar w:fldCharType="separate"/>
            </w:r>
            <w:r w:rsidR="0099358B">
              <w:rPr>
                <w:noProof/>
                <w:webHidden/>
              </w:rPr>
              <w:t>5</w:t>
            </w:r>
            <w:r w:rsidR="0099358B">
              <w:rPr>
                <w:noProof/>
                <w:webHidden/>
              </w:rPr>
              <w:fldChar w:fldCharType="end"/>
            </w:r>
          </w:hyperlink>
        </w:p>
        <w:p w14:paraId="5A4E8630" w14:textId="77777777" w:rsidR="0099358B" w:rsidRDefault="008465B9">
          <w:pPr>
            <w:pStyle w:val="31"/>
            <w:tabs>
              <w:tab w:val="right" w:leader="dot" w:pos="9350"/>
            </w:tabs>
            <w:rPr>
              <w:noProof/>
              <w:sz w:val="24"/>
              <w:szCs w:val="24"/>
            </w:rPr>
          </w:pPr>
          <w:hyperlink w:anchor="_Toc529978855" w:history="1">
            <w:r w:rsidR="0099358B" w:rsidRPr="00BF1B15">
              <w:rPr>
                <w:rStyle w:val="a4"/>
                <w:rFonts w:hint="eastAsia"/>
                <w:noProof/>
              </w:rPr>
              <w:t>舆情分析系统与垂直搜索引擎（</w:t>
            </w:r>
            <w:r w:rsidR="0099358B" w:rsidRPr="00BF1B15">
              <w:rPr>
                <w:rStyle w:val="a4"/>
                <w:noProof/>
              </w:rPr>
              <w:t>draft1</w:t>
            </w:r>
            <w:r w:rsidR="0099358B" w:rsidRPr="00BF1B15">
              <w:rPr>
                <w:rStyle w:val="a4"/>
                <w:rFonts w:hint="eastAsia"/>
                <w:noProof/>
              </w:rPr>
              <w:t>）</w:t>
            </w:r>
            <w:r w:rsidR="0099358B">
              <w:rPr>
                <w:noProof/>
                <w:webHidden/>
              </w:rPr>
              <w:tab/>
            </w:r>
            <w:r w:rsidR="0099358B">
              <w:rPr>
                <w:noProof/>
                <w:webHidden/>
              </w:rPr>
              <w:fldChar w:fldCharType="begin"/>
            </w:r>
            <w:r w:rsidR="0099358B">
              <w:rPr>
                <w:noProof/>
                <w:webHidden/>
              </w:rPr>
              <w:instrText xml:space="preserve"> PAGEREF _Toc529978855 \h </w:instrText>
            </w:r>
            <w:r w:rsidR="0099358B">
              <w:rPr>
                <w:noProof/>
                <w:webHidden/>
              </w:rPr>
            </w:r>
            <w:r w:rsidR="0099358B">
              <w:rPr>
                <w:noProof/>
                <w:webHidden/>
              </w:rPr>
              <w:fldChar w:fldCharType="separate"/>
            </w:r>
            <w:r w:rsidR="0099358B">
              <w:rPr>
                <w:noProof/>
                <w:webHidden/>
              </w:rPr>
              <w:t>6</w:t>
            </w:r>
            <w:r w:rsidR="0099358B">
              <w:rPr>
                <w:noProof/>
                <w:webHidden/>
              </w:rPr>
              <w:fldChar w:fldCharType="end"/>
            </w:r>
          </w:hyperlink>
        </w:p>
        <w:p w14:paraId="117EC62B" w14:textId="77777777" w:rsidR="0099358B" w:rsidRDefault="008465B9">
          <w:pPr>
            <w:pStyle w:val="31"/>
            <w:tabs>
              <w:tab w:val="right" w:leader="dot" w:pos="9350"/>
            </w:tabs>
            <w:rPr>
              <w:noProof/>
              <w:sz w:val="24"/>
              <w:szCs w:val="24"/>
            </w:rPr>
          </w:pPr>
          <w:hyperlink w:anchor="_Toc529978856" w:history="1">
            <w:r w:rsidR="0099358B" w:rsidRPr="00BF1B15">
              <w:rPr>
                <w:rStyle w:val="a4"/>
                <w:rFonts w:hint="eastAsia"/>
                <w:noProof/>
              </w:rPr>
              <w:t>通讯录（</w:t>
            </w:r>
            <w:r w:rsidR="0099358B" w:rsidRPr="00BF1B15">
              <w:rPr>
                <w:rStyle w:val="a4"/>
                <w:noProof/>
              </w:rPr>
              <w:t>draft1</w:t>
            </w:r>
            <w:r w:rsidR="0099358B" w:rsidRPr="00BF1B15">
              <w:rPr>
                <w:rStyle w:val="a4"/>
                <w:rFonts w:hint="eastAsia"/>
                <w:noProof/>
              </w:rPr>
              <w:t>）</w:t>
            </w:r>
            <w:r w:rsidR="0099358B">
              <w:rPr>
                <w:noProof/>
                <w:webHidden/>
              </w:rPr>
              <w:tab/>
            </w:r>
            <w:r w:rsidR="0099358B">
              <w:rPr>
                <w:noProof/>
                <w:webHidden/>
              </w:rPr>
              <w:fldChar w:fldCharType="begin"/>
            </w:r>
            <w:r w:rsidR="0099358B">
              <w:rPr>
                <w:noProof/>
                <w:webHidden/>
              </w:rPr>
              <w:instrText xml:space="preserve"> PAGEREF _Toc529978856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47851438" w14:textId="77777777" w:rsidR="0099358B" w:rsidRDefault="008465B9">
          <w:pPr>
            <w:pStyle w:val="21"/>
            <w:tabs>
              <w:tab w:val="right" w:leader="dot" w:pos="9350"/>
            </w:tabs>
            <w:rPr>
              <w:b w:val="0"/>
              <w:bCs w:val="0"/>
              <w:noProof/>
              <w:sz w:val="24"/>
              <w:szCs w:val="24"/>
            </w:rPr>
          </w:pPr>
          <w:hyperlink w:anchor="_Toc529978857" w:history="1">
            <w:r w:rsidR="0099358B" w:rsidRPr="00BF1B15">
              <w:rPr>
                <w:rStyle w:val="a4"/>
                <w:noProof/>
              </w:rPr>
              <w:t>5</w:t>
            </w:r>
            <w:r w:rsidR="0099358B" w:rsidRPr="00BF1B15">
              <w:rPr>
                <w:rStyle w:val="a4"/>
                <w:rFonts w:hint="eastAsia"/>
                <w:noProof/>
              </w:rPr>
              <w:t>分钟视频介绍（</w:t>
            </w:r>
            <w:r w:rsidR="0099358B" w:rsidRPr="00BF1B15">
              <w:rPr>
                <w:rStyle w:val="a4"/>
                <w:noProof/>
              </w:rPr>
              <w:t>TODO</w:t>
            </w:r>
            <w:r w:rsidR="0099358B" w:rsidRPr="00BF1B15">
              <w:rPr>
                <w:rStyle w:val="a4"/>
                <w:rFonts w:hint="eastAsia"/>
                <w:noProof/>
              </w:rPr>
              <w:t>）</w:t>
            </w:r>
            <w:r w:rsidR="0099358B">
              <w:rPr>
                <w:noProof/>
                <w:webHidden/>
              </w:rPr>
              <w:tab/>
            </w:r>
            <w:r w:rsidR="0099358B">
              <w:rPr>
                <w:noProof/>
                <w:webHidden/>
              </w:rPr>
              <w:fldChar w:fldCharType="begin"/>
            </w:r>
            <w:r w:rsidR="0099358B">
              <w:rPr>
                <w:noProof/>
                <w:webHidden/>
              </w:rPr>
              <w:instrText xml:space="preserve"> PAGEREF _Toc529978857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576595D0" w14:textId="77777777" w:rsidR="0099358B" w:rsidRDefault="008465B9">
          <w:pPr>
            <w:pStyle w:val="31"/>
            <w:tabs>
              <w:tab w:val="right" w:leader="dot" w:pos="9350"/>
            </w:tabs>
            <w:rPr>
              <w:noProof/>
              <w:sz w:val="24"/>
              <w:szCs w:val="24"/>
            </w:rPr>
          </w:pPr>
          <w:hyperlink w:anchor="_Toc529978858" w:history="1">
            <w:r w:rsidR="0099358B" w:rsidRPr="00BF1B15">
              <w:rPr>
                <w:rStyle w:val="a4"/>
                <w:rFonts w:hint="eastAsia"/>
                <w:noProof/>
              </w:rPr>
              <w:t>需求</w:t>
            </w:r>
            <w:r w:rsidR="0099358B">
              <w:rPr>
                <w:noProof/>
                <w:webHidden/>
              </w:rPr>
              <w:tab/>
            </w:r>
            <w:r w:rsidR="0099358B">
              <w:rPr>
                <w:noProof/>
                <w:webHidden/>
              </w:rPr>
              <w:fldChar w:fldCharType="begin"/>
            </w:r>
            <w:r w:rsidR="0099358B">
              <w:rPr>
                <w:noProof/>
                <w:webHidden/>
              </w:rPr>
              <w:instrText xml:space="preserve"> PAGEREF _Toc529978858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6F3134DC" w14:textId="77777777" w:rsidR="0099358B" w:rsidRDefault="008465B9">
          <w:pPr>
            <w:pStyle w:val="21"/>
            <w:tabs>
              <w:tab w:val="right" w:leader="dot" w:pos="9350"/>
            </w:tabs>
            <w:rPr>
              <w:b w:val="0"/>
              <w:bCs w:val="0"/>
              <w:noProof/>
              <w:sz w:val="24"/>
              <w:szCs w:val="24"/>
            </w:rPr>
          </w:pPr>
          <w:hyperlink w:anchor="_Toc529978859" w:history="1">
            <w:r w:rsidR="0099358B" w:rsidRPr="00BF1B15">
              <w:rPr>
                <w:rStyle w:val="a4"/>
                <w:rFonts w:hint="eastAsia"/>
                <w:noProof/>
              </w:rPr>
              <w:t>核心技术剖析</w:t>
            </w:r>
            <w:r w:rsidR="0099358B">
              <w:rPr>
                <w:noProof/>
                <w:webHidden/>
              </w:rPr>
              <w:tab/>
            </w:r>
            <w:r w:rsidR="0099358B">
              <w:rPr>
                <w:noProof/>
                <w:webHidden/>
              </w:rPr>
              <w:fldChar w:fldCharType="begin"/>
            </w:r>
            <w:r w:rsidR="0099358B">
              <w:rPr>
                <w:noProof/>
                <w:webHidden/>
              </w:rPr>
              <w:instrText xml:space="preserve"> PAGEREF _Toc529978859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4DC5D621" w14:textId="77777777" w:rsidR="0099358B" w:rsidRDefault="008465B9">
          <w:pPr>
            <w:pStyle w:val="31"/>
            <w:tabs>
              <w:tab w:val="right" w:leader="dot" w:pos="9350"/>
            </w:tabs>
            <w:rPr>
              <w:noProof/>
              <w:sz w:val="24"/>
              <w:szCs w:val="24"/>
            </w:rPr>
          </w:pPr>
          <w:hyperlink w:anchor="_Toc529978860" w:history="1">
            <w:r w:rsidR="0099358B" w:rsidRPr="00BF1B15">
              <w:rPr>
                <w:rStyle w:val="a4"/>
                <w:rFonts w:hint="eastAsia"/>
                <w:noProof/>
              </w:rPr>
              <w:t>代码搜索技术</w:t>
            </w:r>
            <w:r w:rsidR="0099358B">
              <w:rPr>
                <w:noProof/>
                <w:webHidden/>
              </w:rPr>
              <w:tab/>
            </w:r>
            <w:r w:rsidR="0099358B">
              <w:rPr>
                <w:noProof/>
                <w:webHidden/>
              </w:rPr>
              <w:fldChar w:fldCharType="begin"/>
            </w:r>
            <w:r w:rsidR="0099358B">
              <w:rPr>
                <w:noProof/>
                <w:webHidden/>
              </w:rPr>
              <w:instrText xml:space="preserve"> PAGEREF _Toc529978860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39B493B8" w14:textId="77777777" w:rsidR="0099358B" w:rsidRDefault="008465B9">
          <w:pPr>
            <w:pStyle w:val="31"/>
            <w:tabs>
              <w:tab w:val="right" w:leader="dot" w:pos="9350"/>
            </w:tabs>
            <w:rPr>
              <w:noProof/>
              <w:sz w:val="24"/>
              <w:szCs w:val="24"/>
            </w:rPr>
          </w:pPr>
          <w:hyperlink w:anchor="_Toc529978861" w:history="1">
            <w:r w:rsidR="0099358B" w:rsidRPr="00BF1B15">
              <w:rPr>
                <w:rStyle w:val="a4"/>
                <w:noProof/>
              </w:rPr>
              <w:t>API</w:t>
            </w:r>
            <w:r w:rsidR="0099358B" w:rsidRPr="00BF1B15">
              <w:rPr>
                <w:rStyle w:val="a4"/>
                <w:rFonts w:hint="eastAsia"/>
                <w:noProof/>
              </w:rPr>
              <w:t>推荐技术</w:t>
            </w:r>
            <w:r w:rsidR="0099358B">
              <w:rPr>
                <w:noProof/>
                <w:webHidden/>
              </w:rPr>
              <w:tab/>
            </w:r>
            <w:r w:rsidR="0099358B">
              <w:rPr>
                <w:noProof/>
                <w:webHidden/>
              </w:rPr>
              <w:fldChar w:fldCharType="begin"/>
            </w:r>
            <w:r w:rsidR="0099358B">
              <w:rPr>
                <w:noProof/>
                <w:webHidden/>
              </w:rPr>
              <w:instrText xml:space="preserve"> PAGEREF _Toc529978861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5F93CA9D" w14:textId="77777777" w:rsidR="0099358B" w:rsidRDefault="008465B9">
          <w:pPr>
            <w:pStyle w:val="31"/>
            <w:tabs>
              <w:tab w:val="right" w:leader="dot" w:pos="9350"/>
            </w:tabs>
            <w:rPr>
              <w:noProof/>
              <w:sz w:val="24"/>
              <w:szCs w:val="24"/>
            </w:rPr>
          </w:pPr>
          <w:hyperlink w:anchor="_Toc529978862" w:history="1">
            <w:r w:rsidR="0099358B" w:rsidRPr="00BF1B15">
              <w:rPr>
                <w:rStyle w:val="a4"/>
                <w:rFonts w:hint="eastAsia"/>
                <w:noProof/>
              </w:rPr>
              <w:t>服务服用技术</w:t>
            </w:r>
            <w:r w:rsidR="0099358B">
              <w:rPr>
                <w:noProof/>
                <w:webHidden/>
              </w:rPr>
              <w:tab/>
            </w:r>
            <w:r w:rsidR="0099358B">
              <w:rPr>
                <w:noProof/>
                <w:webHidden/>
              </w:rPr>
              <w:fldChar w:fldCharType="begin"/>
            </w:r>
            <w:r w:rsidR="0099358B">
              <w:rPr>
                <w:noProof/>
                <w:webHidden/>
              </w:rPr>
              <w:instrText xml:space="preserve"> PAGEREF _Toc529978862 \h </w:instrText>
            </w:r>
            <w:r w:rsidR="0099358B">
              <w:rPr>
                <w:noProof/>
                <w:webHidden/>
              </w:rPr>
            </w:r>
            <w:r w:rsidR="0099358B">
              <w:rPr>
                <w:noProof/>
                <w:webHidden/>
              </w:rPr>
              <w:fldChar w:fldCharType="separate"/>
            </w:r>
            <w:r w:rsidR="0099358B">
              <w:rPr>
                <w:noProof/>
                <w:webHidden/>
              </w:rPr>
              <w:t>11</w:t>
            </w:r>
            <w:r w:rsidR="0099358B">
              <w:rPr>
                <w:noProof/>
                <w:webHidden/>
              </w:rPr>
              <w:fldChar w:fldCharType="end"/>
            </w:r>
          </w:hyperlink>
        </w:p>
        <w:p w14:paraId="43D0E1E5" w14:textId="77777777" w:rsidR="0099358B" w:rsidRDefault="008465B9">
          <w:pPr>
            <w:pStyle w:val="31"/>
            <w:tabs>
              <w:tab w:val="right" w:leader="dot" w:pos="9350"/>
            </w:tabs>
            <w:rPr>
              <w:noProof/>
              <w:sz w:val="24"/>
              <w:szCs w:val="24"/>
            </w:rPr>
          </w:pPr>
          <w:hyperlink w:anchor="_Toc529978863" w:history="1">
            <w:r w:rsidR="0099358B" w:rsidRPr="00BF1B15">
              <w:rPr>
                <w:rStyle w:val="a4"/>
                <w:rFonts w:hint="eastAsia"/>
                <w:noProof/>
              </w:rPr>
              <w:t>代码生成技术</w:t>
            </w:r>
            <w:r w:rsidR="0099358B">
              <w:rPr>
                <w:noProof/>
                <w:webHidden/>
              </w:rPr>
              <w:tab/>
            </w:r>
            <w:r w:rsidR="0099358B">
              <w:rPr>
                <w:noProof/>
                <w:webHidden/>
              </w:rPr>
              <w:fldChar w:fldCharType="begin"/>
            </w:r>
            <w:r w:rsidR="0099358B">
              <w:rPr>
                <w:noProof/>
                <w:webHidden/>
              </w:rPr>
              <w:instrText xml:space="preserve"> PAGEREF _Toc529978863 \h </w:instrText>
            </w:r>
            <w:r w:rsidR="0099358B">
              <w:rPr>
                <w:noProof/>
                <w:webHidden/>
              </w:rPr>
            </w:r>
            <w:r w:rsidR="0099358B">
              <w:rPr>
                <w:noProof/>
                <w:webHidden/>
              </w:rPr>
              <w:fldChar w:fldCharType="separate"/>
            </w:r>
            <w:r w:rsidR="0099358B">
              <w:rPr>
                <w:noProof/>
                <w:webHidden/>
              </w:rPr>
              <w:t>11</w:t>
            </w:r>
            <w:r w:rsidR="0099358B">
              <w:rPr>
                <w:noProof/>
                <w:webHidden/>
              </w:rPr>
              <w:fldChar w:fldCharType="end"/>
            </w:r>
          </w:hyperlink>
        </w:p>
        <w:p w14:paraId="3F76E782" w14:textId="77777777" w:rsidR="0099358B" w:rsidRDefault="008465B9">
          <w:pPr>
            <w:pStyle w:val="31"/>
            <w:tabs>
              <w:tab w:val="right" w:leader="dot" w:pos="9350"/>
            </w:tabs>
            <w:rPr>
              <w:noProof/>
              <w:sz w:val="24"/>
              <w:szCs w:val="24"/>
            </w:rPr>
          </w:pPr>
          <w:hyperlink w:anchor="_Toc529978864" w:history="1">
            <w:r w:rsidR="0099358B" w:rsidRPr="00BF1B15">
              <w:rPr>
                <w:rStyle w:val="a4"/>
                <w:noProof/>
              </w:rPr>
              <w:t>SDLC Agile Model</w:t>
            </w:r>
            <w:r w:rsidR="0099358B">
              <w:rPr>
                <w:noProof/>
                <w:webHidden/>
              </w:rPr>
              <w:tab/>
            </w:r>
            <w:r w:rsidR="0099358B">
              <w:rPr>
                <w:noProof/>
                <w:webHidden/>
              </w:rPr>
              <w:fldChar w:fldCharType="begin"/>
            </w:r>
            <w:r w:rsidR="0099358B">
              <w:rPr>
                <w:noProof/>
                <w:webHidden/>
              </w:rPr>
              <w:instrText xml:space="preserve"> PAGEREF _Toc529978864 \h </w:instrText>
            </w:r>
            <w:r w:rsidR="0099358B">
              <w:rPr>
                <w:noProof/>
                <w:webHidden/>
              </w:rPr>
            </w:r>
            <w:r w:rsidR="0099358B">
              <w:rPr>
                <w:noProof/>
                <w:webHidden/>
              </w:rPr>
              <w:fldChar w:fldCharType="separate"/>
            </w:r>
            <w:r w:rsidR="0099358B">
              <w:rPr>
                <w:noProof/>
                <w:webHidden/>
              </w:rPr>
              <w:t>12</w:t>
            </w:r>
            <w:r w:rsidR="0099358B">
              <w:rPr>
                <w:noProof/>
                <w:webHidden/>
              </w:rPr>
              <w:fldChar w:fldCharType="end"/>
            </w:r>
          </w:hyperlink>
        </w:p>
        <w:p w14:paraId="4F9C2D7C" w14:textId="77777777" w:rsidR="0099358B" w:rsidRDefault="008465B9">
          <w:pPr>
            <w:pStyle w:val="21"/>
            <w:tabs>
              <w:tab w:val="right" w:leader="dot" w:pos="9350"/>
            </w:tabs>
            <w:rPr>
              <w:b w:val="0"/>
              <w:bCs w:val="0"/>
              <w:noProof/>
              <w:sz w:val="24"/>
              <w:szCs w:val="24"/>
            </w:rPr>
          </w:pPr>
          <w:hyperlink w:anchor="_Toc529978865" w:history="1">
            <w:r w:rsidR="0099358B" w:rsidRPr="00BF1B15">
              <w:rPr>
                <w:rStyle w:val="a4"/>
                <w:rFonts w:hint="eastAsia"/>
                <w:noProof/>
              </w:rPr>
              <w:t>未来</w:t>
            </w:r>
            <w:r w:rsidR="0099358B">
              <w:rPr>
                <w:noProof/>
                <w:webHidden/>
              </w:rPr>
              <w:tab/>
            </w:r>
            <w:r w:rsidR="0099358B">
              <w:rPr>
                <w:noProof/>
                <w:webHidden/>
              </w:rPr>
              <w:fldChar w:fldCharType="begin"/>
            </w:r>
            <w:r w:rsidR="0099358B">
              <w:rPr>
                <w:noProof/>
                <w:webHidden/>
              </w:rPr>
              <w:instrText xml:space="preserve"> PAGEREF _Toc529978865 \h </w:instrText>
            </w:r>
            <w:r w:rsidR="0099358B">
              <w:rPr>
                <w:noProof/>
                <w:webHidden/>
              </w:rPr>
            </w:r>
            <w:r w:rsidR="0099358B">
              <w:rPr>
                <w:noProof/>
                <w:webHidden/>
              </w:rPr>
              <w:fldChar w:fldCharType="separate"/>
            </w:r>
            <w:r w:rsidR="0099358B">
              <w:rPr>
                <w:noProof/>
                <w:webHidden/>
              </w:rPr>
              <w:t>13</w:t>
            </w:r>
            <w:r w:rsidR="0099358B">
              <w:rPr>
                <w:noProof/>
                <w:webHidden/>
              </w:rPr>
              <w:fldChar w:fldCharType="end"/>
            </w:r>
          </w:hyperlink>
        </w:p>
        <w:p w14:paraId="3589BDEC" w14:textId="77777777" w:rsidR="0099358B" w:rsidRDefault="008465B9">
          <w:pPr>
            <w:pStyle w:val="21"/>
            <w:tabs>
              <w:tab w:val="right" w:leader="dot" w:pos="9350"/>
            </w:tabs>
            <w:rPr>
              <w:b w:val="0"/>
              <w:bCs w:val="0"/>
              <w:noProof/>
              <w:sz w:val="24"/>
              <w:szCs w:val="24"/>
            </w:rPr>
          </w:pPr>
          <w:hyperlink w:anchor="_Toc529978866" w:history="1">
            <w:r w:rsidR="0099358B" w:rsidRPr="00BF1B15">
              <w:rPr>
                <w:rStyle w:val="a4"/>
                <w:noProof/>
              </w:rPr>
              <w:t>TODOs</w:t>
            </w:r>
            <w:r w:rsidR="0099358B">
              <w:rPr>
                <w:noProof/>
                <w:webHidden/>
              </w:rPr>
              <w:tab/>
            </w:r>
            <w:r w:rsidR="0099358B">
              <w:rPr>
                <w:noProof/>
                <w:webHidden/>
              </w:rPr>
              <w:fldChar w:fldCharType="begin"/>
            </w:r>
            <w:r w:rsidR="0099358B">
              <w:rPr>
                <w:noProof/>
                <w:webHidden/>
              </w:rPr>
              <w:instrText xml:space="preserve"> PAGEREF _Toc529978866 \h </w:instrText>
            </w:r>
            <w:r w:rsidR="0099358B">
              <w:rPr>
                <w:noProof/>
                <w:webHidden/>
              </w:rPr>
            </w:r>
            <w:r w:rsidR="0099358B">
              <w:rPr>
                <w:noProof/>
                <w:webHidden/>
              </w:rPr>
              <w:fldChar w:fldCharType="separate"/>
            </w:r>
            <w:r w:rsidR="0099358B">
              <w:rPr>
                <w:noProof/>
                <w:webHidden/>
              </w:rPr>
              <w:t>13</w:t>
            </w:r>
            <w:r w:rsidR="0099358B">
              <w:rPr>
                <w:noProof/>
                <w:webHidden/>
              </w:rPr>
              <w:fldChar w:fldCharType="end"/>
            </w:r>
          </w:hyperlink>
        </w:p>
        <w:p w14:paraId="0047D257" w14:textId="77777777" w:rsidR="0099358B" w:rsidRDefault="008465B9">
          <w:pPr>
            <w:pStyle w:val="21"/>
            <w:tabs>
              <w:tab w:val="right" w:leader="dot" w:pos="9350"/>
            </w:tabs>
            <w:rPr>
              <w:b w:val="0"/>
              <w:bCs w:val="0"/>
              <w:noProof/>
              <w:sz w:val="24"/>
              <w:szCs w:val="24"/>
            </w:rPr>
          </w:pPr>
          <w:hyperlink w:anchor="_Toc529978867" w:history="1">
            <w:r w:rsidR="0099358B" w:rsidRPr="00BF1B15">
              <w:rPr>
                <w:rStyle w:val="a4"/>
                <w:rFonts w:hint="eastAsia"/>
                <w:noProof/>
              </w:rPr>
              <w:t>参考</w:t>
            </w:r>
            <w:r w:rsidR="0099358B">
              <w:rPr>
                <w:noProof/>
                <w:webHidden/>
              </w:rPr>
              <w:tab/>
            </w:r>
            <w:r w:rsidR="0099358B">
              <w:rPr>
                <w:noProof/>
                <w:webHidden/>
              </w:rPr>
              <w:fldChar w:fldCharType="begin"/>
            </w:r>
            <w:r w:rsidR="0099358B">
              <w:rPr>
                <w:noProof/>
                <w:webHidden/>
              </w:rPr>
              <w:instrText xml:space="preserve"> PAGEREF _Toc529978867 \h </w:instrText>
            </w:r>
            <w:r w:rsidR="0099358B">
              <w:rPr>
                <w:noProof/>
                <w:webHidden/>
              </w:rPr>
            </w:r>
            <w:r w:rsidR="0099358B">
              <w:rPr>
                <w:noProof/>
                <w:webHidden/>
              </w:rPr>
              <w:fldChar w:fldCharType="separate"/>
            </w:r>
            <w:r w:rsidR="0099358B">
              <w:rPr>
                <w:noProof/>
                <w:webHidden/>
              </w:rPr>
              <w:t>13</w:t>
            </w:r>
            <w:r w:rsidR="0099358B">
              <w:rPr>
                <w:noProof/>
                <w:webHidden/>
              </w:rPr>
              <w:fldChar w:fldCharType="end"/>
            </w:r>
          </w:hyperlink>
        </w:p>
        <w:p w14:paraId="30AE7452" w14:textId="7F7BE200" w:rsidR="001909F5" w:rsidRDefault="001909F5" w:rsidP="00817B9C">
          <w:r>
            <w:rPr>
              <w:b/>
              <w:bCs/>
              <w:noProof/>
            </w:rPr>
            <w:fldChar w:fldCharType="end"/>
          </w:r>
        </w:p>
      </w:sdtContent>
    </w:sdt>
    <w:p w14:paraId="2E144B8E" w14:textId="5BA34597" w:rsidR="00444144" w:rsidRDefault="00444144" w:rsidP="00723F04">
      <w:pPr>
        <w:pStyle w:val="2"/>
      </w:pPr>
      <w:bookmarkStart w:id="2" w:name="_Toc529978844"/>
      <w:r>
        <w:rPr>
          <w:rFonts w:hint="eastAsia"/>
        </w:rPr>
        <w:t>背景</w:t>
      </w:r>
      <w:bookmarkEnd w:id="2"/>
    </w:p>
    <w:p w14:paraId="0A6D58A4" w14:textId="03A62A7E" w:rsidR="00444144" w:rsidRDefault="00444144" w:rsidP="00444144">
      <w:pPr>
        <w:pStyle w:val="a3"/>
        <w:numPr>
          <w:ilvl w:val="0"/>
          <w:numId w:val="3"/>
        </w:numPr>
      </w:pPr>
      <w:r w:rsidRPr="00444144">
        <w:t>提高软件开发的效率和质量是软件工程领域的研究者与实践者始终追求的重要目标。如何在软件开发的过程中，通过改善软件开发方法和运用技术手段提高软件开发的自动化水平，以达到降低软件开发成本、提高软件生产效率、改善软件产品质量的目的，是众多软件研究工作的共同目标。围绕这一目标，软件工程领域的研究者一方面通过不断探索新的软件形态、探究新的环境下的软件本质来创造新的软件开发范型和软件架构；一方面也通过不断借鉴各个科学领域的研究成果，在本领域现有的开发范型和架构下不断改善技术方法提高生产效率。近年来，人工智能技术取得了长足的发展和进步，这一进步也对软件工程领域的研究形成了重要的促进</w:t>
      </w:r>
      <w:ins w:id="3" w:author="wong Yonah" w:date="2018-11-15T15:29:00Z">
        <w:r w:rsidR="008465B9">
          <w:rPr>
            <w:rFonts w:hint="eastAsia"/>
          </w:rPr>
          <w:t>作用</w:t>
        </w:r>
      </w:ins>
      <w:r w:rsidRPr="00444144">
        <w:t>。软件工程领域的研究者在</w:t>
      </w:r>
      <w:ins w:id="4" w:author="wong Yonah" w:date="2018-11-15T15:29:00Z">
        <w:r w:rsidR="008465B9">
          <w:rPr>
            <w:rFonts w:hint="eastAsia"/>
          </w:rPr>
          <w:t>现</w:t>
        </w:r>
      </w:ins>
      <w:del w:id="5" w:author="wong Yonah" w:date="2018-11-15T15:29:00Z">
        <w:r w:rsidRPr="00444144" w:rsidDel="008465B9">
          <w:delText>既</w:delText>
        </w:r>
      </w:del>
      <w:r w:rsidRPr="00444144">
        <w:t>有的软件开发范</w:t>
      </w:r>
      <w:ins w:id="6" w:author="wong Yonah" w:date="2018-11-15T15:30:00Z">
        <w:r w:rsidR="008465B9">
          <w:rPr>
            <w:rFonts w:hint="eastAsia"/>
          </w:rPr>
          <w:t>本</w:t>
        </w:r>
      </w:ins>
      <w:del w:id="7" w:author="wong Yonah" w:date="2018-11-15T15:30:00Z">
        <w:r w:rsidRPr="00444144" w:rsidDel="008465B9">
          <w:delText>型</w:delText>
        </w:r>
      </w:del>
      <w:r w:rsidRPr="00444144">
        <w:t>和体系架构上不断将新的智能技</w:t>
      </w:r>
      <w:r w:rsidRPr="00444144">
        <w:lastRenderedPageBreak/>
        <w:t>术引入</w:t>
      </w:r>
      <w:ins w:id="8" w:author="wong Yonah" w:date="2018-11-15T15:30:00Z">
        <w:r w:rsidR="008465B9">
          <w:rPr>
            <w:rFonts w:hint="eastAsia"/>
          </w:rPr>
          <w:t>到</w:t>
        </w:r>
      </w:ins>
      <w:r w:rsidRPr="00444144">
        <w:t>现有的方法和技术中，从而形成了大量有价值的智能化软件开发方法和技术成果，这些新的成果不但促进了软件工程本领域的技术和方法的进步和革新，同时也对人工智能及其他相关领域的发展起到了重要的推动作用。</w:t>
      </w:r>
    </w:p>
    <w:p w14:paraId="76C70C01" w14:textId="668DA8C8" w:rsidR="00CF7CB5" w:rsidRDefault="00CF7CB5" w:rsidP="00CF7CB5">
      <w:pPr>
        <w:pStyle w:val="2"/>
      </w:pPr>
      <w:bookmarkStart w:id="9" w:name="_Toc529978845"/>
      <w:r>
        <w:rPr>
          <w:rFonts w:hint="eastAsia"/>
        </w:rPr>
        <w:t>痛点</w:t>
      </w:r>
      <w:r w:rsidR="0031026B">
        <w:rPr>
          <w:rFonts w:hint="eastAsia"/>
        </w:rPr>
        <w:t>及现存</w:t>
      </w:r>
      <w:r w:rsidR="0061211E">
        <w:rPr>
          <w:rFonts w:hint="eastAsia"/>
        </w:rPr>
        <w:t>解决方案</w:t>
      </w:r>
      <w:bookmarkEnd w:id="9"/>
    </w:p>
    <w:p w14:paraId="4D246BB6" w14:textId="77777777" w:rsidR="00CF7CB5" w:rsidRDefault="00CF7CB5" w:rsidP="00CF7CB5">
      <w:pPr>
        <w:pStyle w:val="a3"/>
        <w:numPr>
          <w:ilvl w:val="0"/>
          <w:numId w:val="2"/>
        </w:numPr>
      </w:pPr>
      <w:r>
        <w:rPr>
          <w:rFonts w:hint="eastAsia"/>
        </w:rPr>
        <w:t>需求频繁变更</w:t>
      </w:r>
    </w:p>
    <w:p w14:paraId="09450DF2" w14:textId="77777777" w:rsidR="00CF7CB5" w:rsidRDefault="00CF7CB5" w:rsidP="00CF7CB5">
      <w:pPr>
        <w:pStyle w:val="a3"/>
        <w:numPr>
          <w:ilvl w:val="1"/>
          <w:numId w:val="2"/>
        </w:numPr>
      </w:pPr>
      <w:r>
        <w:rPr>
          <w:rFonts w:hint="eastAsia"/>
        </w:rPr>
        <w:t>敏捷和迭代式开发</w:t>
      </w:r>
    </w:p>
    <w:p w14:paraId="3934B4D0" w14:textId="77777777" w:rsidR="00CF7CB5" w:rsidRDefault="00CF7CB5" w:rsidP="00CF7CB5">
      <w:pPr>
        <w:pStyle w:val="a3"/>
        <w:numPr>
          <w:ilvl w:val="0"/>
          <w:numId w:val="2"/>
        </w:numPr>
      </w:pPr>
      <w:r>
        <w:rPr>
          <w:rFonts w:hint="eastAsia"/>
        </w:rPr>
        <w:t>项目维护漫长且困难</w:t>
      </w:r>
    </w:p>
    <w:p w14:paraId="3609565F" w14:textId="77777777" w:rsidR="00CF7CB5" w:rsidRDefault="00CF7CB5" w:rsidP="00CF7CB5">
      <w:pPr>
        <w:pStyle w:val="a3"/>
        <w:numPr>
          <w:ilvl w:val="1"/>
          <w:numId w:val="2"/>
        </w:numPr>
      </w:pPr>
      <w:r>
        <w:rPr>
          <w:rFonts w:hint="eastAsia"/>
        </w:rPr>
        <w:t>云端，</w:t>
      </w:r>
      <w:r>
        <w:rPr>
          <w:rFonts w:hint="eastAsia"/>
        </w:rPr>
        <w:t>SaaS</w:t>
      </w:r>
    </w:p>
    <w:p w14:paraId="1F4346F1" w14:textId="77777777" w:rsidR="00CF7CB5" w:rsidRDefault="00CF7CB5" w:rsidP="00CF7CB5">
      <w:pPr>
        <w:pStyle w:val="a3"/>
        <w:numPr>
          <w:ilvl w:val="0"/>
          <w:numId w:val="2"/>
        </w:numPr>
      </w:pPr>
      <w:r>
        <w:rPr>
          <w:rFonts w:hint="eastAsia"/>
        </w:rPr>
        <w:t>风险，成本重要指标预测不准</w:t>
      </w:r>
    </w:p>
    <w:p w14:paraId="73054984" w14:textId="2E493982" w:rsidR="00CF7CB5" w:rsidRDefault="00CF7CB5" w:rsidP="00CF7CB5">
      <w:pPr>
        <w:pStyle w:val="a3"/>
        <w:numPr>
          <w:ilvl w:val="1"/>
          <w:numId w:val="2"/>
        </w:numPr>
      </w:pPr>
      <w:r>
        <w:rPr>
          <w:rFonts w:hint="eastAsia"/>
        </w:rPr>
        <w:t>预测大约范围，而非准确值</w:t>
      </w:r>
    </w:p>
    <w:p w14:paraId="2CE22F1C" w14:textId="77777777" w:rsidR="00CF7CB5" w:rsidRDefault="00CF7CB5" w:rsidP="00CF7CB5">
      <w:pPr>
        <w:pStyle w:val="a3"/>
        <w:numPr>
          <w:ilvl w:val="0"/>
          <w:numId w:val="2"/>
        </w:numPr>
      </w:pPr>
      <w:r>
        <w:rPr>
          <w:rFonts w:hint="eastAsia"/>
        </w:rPr>
        <w:t>人员流失造成供给方缺陷</w:t>
      </w:r>
    </w:p>
    <w:p w14:paraId="7C361D36" w14:textId="4A300A71" w:rsidR="00CF7CB5" w:rsidRDefault="00CF7CB5" w:rsidP="00CF7CB5">
      <w:pPr>
        <w:pStyle w:val="a3"/>
        <w:numPr>
          <w:ilvl w:val="1"/>
          <w:numId w:val="2"/>
        </w:numPr>
      </w:pPr>
      <w:r>
        <w:rPr>
          <w:rFonts w:hint="eastAsia"/>
        </w:rPr>
        <w:t>更舒适环境，提高工资待遇</w:t>
      </w:r>
    </w:p>
    <w:p w14:paraId="430B8ADE" w14:textId="77777777" w:rsidR="00CF7CB5" w:rsidRDefault="00CF7CB5" w:rsidP="00CF7CB5">
      <w:pPr>
        <w:pStyle w:val="a3"/>
        <w:numPr>
          <w:ilvl w:val="0"/>
          <w:numId w:val="2"/>
        </w:numPr>
      </w:pPr>
      <w:r>
        <w:rPr>
          <w:rFonts w:hint="eastAsia"/>
        </w:rPr>
        <w:t>流程的繁杂，需求说明书，信息传递的损失</w:t>
      </w:r>
    </w:p>
    <w:p w14:paraId="2CDB3001" w14:textId="77777777" w:rsidR="00CF7CB5" w:rsidRDefault="00CF7CB5" w:rsidP="00CF7CB5">
      <w:pPr>
        <w:pStyle w:val="a3"/>
        <w:numPr>
          <w:ilvl w:val="1"/>
          <w:numId w:val="2"/>
        </w:numPr>
      </w:pPr>
      <w:r>
        <w:rPr>
          <w:rFonts w:hint="eastAsia"/>
        </w:rPr>
        <w:t>删减掉冗余中间环节，让初始需求方直接参与到软件研发全流程中</w:t>
      </w:r>
    </w:p>
    <w:p w14:paraId="1FEE3012" w14:textId="77777777" w:rsidR="00444144" w:rsidRPr="00444144" w:rsidRDefault="00444144" w:rsidP="00444144"/>
    <w:p w14:paraId="51CF188F" w14:textId="77777777" w:rsidR="00723F04" w:rsidRDefault="00723F04" w:rsidP="00723F04">
      <w:pPr>
        <w:pStyle w:val="2"/>
      </w:pPr>
      <w:bookmarkStart w:id="10" w:name="_Toc529978846"/>
      <w:r>
        <w:rPr>
          <w:rFonts w:hint="eastAsia"/>
        </w:rPr>
        <w:t>定义</w:t>
      </w:r>
      <w:bookmarkEnd w:id="10"/>
    </w:p>
    <w:p w14:paraId="16D96A48" w14:textId="1D0963C9" w:rsidR="00723F04" w:rsidRDefault="00723F04" w:rsidP="00723F04">
      <w:pPr>
        <w:pStyle w:val="a3"/>
        <w:numPr>
          <w:ilvl w:val="0"/>
          <w:numId w:val="3"/>
        </w:numPr>
      </w:pPr>
      <w:r>
        <w:rPr>
          <w:rFonts w:hint="eastAsia"/>
        </w:rPr>
        <w:t>一款基于人工智能</w:t>
      </w:r>
      <w:r w:rsidR="00D73FC6">
        <w:rPr>
          <w:rFonts w:hint="eastAsia"/>
        </w:rPr>
        <w:t>，群体智慧</w:t>
      </w:r>
      <w:r>
        <w:rPr>
          <w:rFonts w:hint="eastAsia"/>
        </w:rPr>
        <w:t>的软件研发</w:t>
      </w:r>
      <w:r w:rsidR="00D73FC6">
        <w:rPr>
          <w:rFonts w:hint="eastAsia"/>
        </w:rPr>
        <w:t>与服务</w:t>
      </w:r>
      <w:r>
        <w:rPr>
          <w:rFonts w:hint="eastAsia"/>
        </w:rPr>
        <w:t>平台，为项目需求方，交互设计师及算法工程师等团队成员提供研发流程优化，代码自动生成等技术。基于敏捷软件开发原则，对从业务初始需求分析到最终成品交付流程进行深度优化。</w:t>
      </w:r>
    </w:p>
    <w:p w14:paraId="665F403E" w14:textId="77777777" w:rsidR="00723F04" w:rsidRDefault="00723F04" w:rsidP="00817B9C"/>
    <w:p w14:paraId="0525A1DA" w14:textId="0C1DC113" w:rsidR="00AC7B2F" w:rsidRDefault="00AC7B2F" w:rsidP="00AC7B2F">
      <w:pPr>
        <w:pStyle w:val="2"/>
      </w:pPr>
      <w:bookmarkStart w:id="11" w:name="_Toc529978847"/>
      <w:r>
        <w:rPr>
          <w:rFonts w:hint="eastAsia"/>
        </w:rPr>
        <w:t>设计原则</w:t>
      </w:r>
      <w:bookmarkEnd w:id="11"/>
    </w:p>
    <w:p w14:paraId="0FBEE078" w14:textId="124C7B1E" w:rsidR="00AC7B2F" w:rsidRDefault="00AC7B2F" w:rsidP="00AC7B2F">
      <w:pPr>
        <w:pStyle w:val="a3"/>
        <w:numPr>
          <w:ilvl w:val="0"/>
          <w:numId w:val="19"/>
        </w:numPr>
      </w:pPr>
      <w:proofErr w:type="spellStart"/>
      <w:r>
        <w:rPr>
          <w:rFonts w:hint="eastAsia"/>
        </w:rPr>
        <w:t>UDev</w:t>
      </w:r>
      <w:proofErr w:type="spellEnd"/>
      <w:r>
        <w:rPr>
          <w:rFonts w:hint="eastAsia"/>
        </w:rPr>
        <w:t>摒弃传统瀑布式软件开发模式，立足于敏捷软件开发，为</w:t>
      </w:r>
      <w:r>
        <w:rPr>
          <w:rFonts w:hint="eastAsia"/>
        </w:rPr>
        <w:t>B</w:t>
      </w:r>
      <w:r>
        <w:rPr>
          <w:rFonts w:hint="eastAsia"/>
        </w:rPr>
        <w:t>端和</w:t>
      </w:r>
      <w:r>
        <w:rPr>
          <w:rFonts w:hint="eastAsia"/>
        </w:rPr>
        <w:t>C</w:t>
      </w:r>
      <w:r>
        <w:rPr>
          <w:rFonts w:hint="eastAsia"/>
        </w:rPr>
        <w:t>端客户提供</w:t>
      </w:r>
      <w:r w:rsidRPr="00AC7B2F">
        <w:rPr>
          <w:rFonts w:hint="eastAsia"/>
          <w:b/>
          <w:color w:val="00B050"/>
        </w:rPr>
        <w:t>第三代颠覆性智能化软件研发新模式</w:t>
      </w:r>
    </w:p>
    <w:p w14:paraId="28B61EE2" w14:textId="2BD80CBF" w:rsidR="00AC7B2F" w:rsidRDefault="00AC7B2F" w:rsidP="00AC7B2F">
      <w:pPr>
        <w:pStyle w:val="a3"/>
        <w:numPr>
          <w:ilvl w:val="0"/>
          <w:numId w:val="19"/>
        </w:numPr>
      </w:pPr>
      <w:r>
        <w:rPr>
          <w:rFonts w:hint="eastAsia"/>
        </w:rPr>
        <w:t>充分吸收全球互联网公司敏捷开发原则：</w:t>
      </w:r>
      <w:r w:rsidRPr="00AC7B2F">
        <w:rPr>
          <w:rFonts w:hint="eastAsia"/>
          <w:b/>
          <w:color w:val="00B050"/>
        </w:rPr>
        <w:t>小步快跑，快速迭代</w:t>
      </w:r>
    </w:p>
    <w:p w14:paraId="325DF2F0" w14:textId="65A3DF8F" w:rsidR="00AC7B2F" w:rsidRDefault="00AC7B2F" w:rsidP="00AC7B2F">
      <w:pPr>
        <w:pStyle w:val="a3"/>
        <w:numPr>
          <w:ilvl w:val="0"/>
          <w:numId w:val="19"/>
        </w:numPr>
      </w:pPr>
      <w:r>
        <w:rPr>
          <w:rFonts w:hint="eastAsia"/>
        </w:rPr>
        <w:t>业务逻辑，人工智能等数据服务</w:t>
      </w:r>
      <w:r w:rsidRPr="00AC7B2F">
        <w:rPr>
          <w:rFonts w:hint="eastAsia"/>
          <w:b/>
          <w:color w:val="00B050"/>
        </w:rPr>
        <w:t>以流水线为核心，切分为若干个小步骤</w:t>
      </w:r>
      <w:r>
        <w:rPr>
          <w:rFonts w:hint="eastAsia"/>
        </w:rPr>
        <w:t>（如数据抓取，预处理，模型训练，模型预测和参数调节等），在业务流图上优化次序任务，高度并行可并行任务</w:t>
      </w:r>
    </w:p>
    <w:p w14:paraId="593DB1BC" w14:textId="1A8BE384" w:rsidR="00AC7B2F" w:rsidRDefault="00AC7B2F" w:rsidP="00AC7B2F">
      <w:pPr>
        <w:pStyle w:val="a3"/>
        <w:numPr>
          <w:ilvl w:val="0"/>
          <w:numId w:val="19"/>
        </w:numPr>
      </w:pPr>
      <w:r>
        <w:t>尽早</w:t>
      </w:r>
      <w:r>
        <w:rPr>
          <w:rFonts w:hint="eastAsia"/>
        </w:rPr>
        <w:t>且</w:t>
      </w:r>
      <w:r w:rsidRPr="00512787">
        <w:t>持续的交付软件</w:t>
      </w:r>
      <w:r>
        <w:rPr>
          <w:rFonts w:hint="eastAsia"/>
        </w:rPr>
        <w:t>迭代原形，使目标</w:t>
      </w:r>
      <w:r w:rsidRPr="00512787">
        <w:t>客户</w:t>
      </w:r>
      <w:r>
        <w:rPr>
          <w:rFonts w:hint="eastAsia"/>
        </w:rPr>
        <w:t>纳入研发闭环中（参与感提升）</w:t>
      </w:r>
    </w:p>
    <w:p w14:paraId="2ED85D41" w14:textId="158071A0" w:rsidR="00AC7B2F" w:rsidRPr="00512787" w:rsidRDefault="00AC7B2F" w:rsidP="00AC7B2F">
      <w:pPr>
        <w:pStyle w:val="a3"/>
        <w:numPr>
          <w:ilvl w:val="0"/>
          <w:numId w:val="19"/>
        </w:numPr>
      </w:pPr>
      <w:r>
        <w:rPr>
          <w:rFonts w:hint="eastAsia"/>
        </w:rPr>
        <w:t>在人工智能数据服务中大量使用</w:t>
      </w:r>
      <w:r w:rsidRPr="00AC7B2F">
        <w:rPr>
          <w:rFonts w:hint="eastAsia"/>
          <w:b/>
          <w:color w:val="00B050"/>
        </w:rPr>
        <w:t>预训练模型</w:t>
      </w:r>
      <w:r>
        <w:rPr>
          <w:rFonts w:hint="eastAsia"/>
        </w:rPr>
        <w:t>，并在其基础上作个性化优化训练，研发时间约节约</w:t>
      </w:r>
      <w:r>
        <w:rPr>
          <w:rFonts w:hint="eastAsia"/>
        </w:rPr>
        <w:t>30%</w:t>
      </w:r>
      <w:r>
        <w:rPr>
          <w:rFonts w:hint="eastAsia"/>
        </w:rPr>
        <w:t>（？）</w:t>
      </w:r>
    </w:p>
    <w:p w14:paraId="3D7E45EE" w14:textId="47BA5A0C" w:rsidR="00AC7B2F" w:rsidRPr="00512787" w:rsidRDefault="00AC7B2F" w:rsidP="00AC7B2F">
      <w:pPr>
        <w:pStyle w:val="a3"/>
        <w:numPr>
          <w:ilvl w:val="0"/>
          <w:numId w:val="19"/>
        </w:numPr>
      </w:pPr>
      <w:r>
        <w:rPr>
          <w:rFonts w:hint="eastAsia"/>
        </w:rPr>
        <w:t>研发过程中</w:t>
      </w:r>
      <w:r w:rsidRPr="00512787">
        <w:t>欢迎</w:t>
      </w:r>
      <w:r>
        <w:rPr>
          <w:rFonts w:hint="eastAsia"/>
        </w:rPr>
        <w:t>随时改变</w:t>
      </w:r>
      <w:r w:rsidRPr="00512787">
        <w:t>需求</w:t>
      </w:r>
      <w:r>
        <w:rPr>
          <w:rFonts w:hint="eastAsia"/>
        </w:rPr>
        <w:t>，并把此变更作为经验训练数据供</w:t>
      </w:r>
      <w:proofErr w:type="spellStart"/>
      <w:r>
        <w:rPr>
          <w:rFonts w:hint="eastAsia"/>
        </w:rPr>
        <w:t>UDev</w:t>
      </w:r>
      <w:proofErr w:type="spellEnd"/>
      <w:r>
        <w:rPr>
          <w:rFonts w:hint="eastAsia"/>
        </w:rPr>
        <w:t>大脑进行训练</w:t>
      </w:r>
    </w:p>
    <w:p w14:paraId="304D8198" w14:textId="2E58F10C" w:rsidR="00AC7B2F" w:rsidRPr="00512787" w:rsidRDefault="00AC7B2F" w:rsidP="00AC7B2F">
      <w:pPr>
        <w:pStyle w:val="a3"/>
        <w:numPr>
          <w:ilvl w:val="0"/>
          <w:numId w:val="19"/>
        </w:numPr>
      </w:pPr>
      <w:r>
        <w:t>经常性地交付可以工作的软件，交付</w:t>
      </w:r>
      <w:r w:rsidRPr="00512787">
        <w:t>间隔</w:t>
      </w:r>
      <w:r>
        <w:rPr>
          <w:rFonts w:hint="eastAsia"/>
        </w:rPr>
        <w:t>缩短到周</w:t>
      </w:r>
      <w:r w:rsidRPr="00512787">
        <w:t>，交付时间间隔越短越好</w:t>
      </w:r>
    </w:p>
    <w:p w14:paraId="2B65E8C7" w14:textId="317E7424" w:rsidR="00AC7B2F" w:rsidRPr="00512787" w:rsidRDefault="00AC7B2F" w:rsidP="00AC7B2F">
      <w:pPr>
        <w:pStyle w:val="a3"/>
        <w:numPr>
          <w:ilvl w:val="0"/>
          <w:numId w:val="19"/>
        </w:numPr>
      </w:pPr>
      <w:r>
        <w:rPr>
          <w:rFonts w:hint="eastAsia"/>
        </w:rPr>
        <w:t>核心</w:t>
      </w:r>
      <w:r w:rsidRPr="00512787">
        <w:t>团队</w:t>
      </w:r>
      <w:r>
        <w:rPr>
          <w:rFonts w:hint="eastAsia"/>
        </w:rPr>
        <w:t>耦合度高，高度依赖</w:t>
      </w:r>
      <w:r>
        <w:t>面对面</w:t>
      </w:r>
      <w:r w:rsidRPr="00512787">
        <w:t>交谈</w:t>
      </w:r>
      <w:r>
        <w:rPr>
          <w:rFonts w:hint="eastAsia"/>
        </w:rPr>
        <w:t>和信息传递</w:t>
      </w:r>
    </w:p>
    <w:p w14:paraId="7F9FEB83" w14:textId="16F36B36" w:rsidR="00AC7B2F" w:rsidRPr="00512787" w:rsidRDefault="00AC7B2F" w:rsidP="00AC7B2F">
      <w:pPr>
        <w:pStyle w:val="a3"/>
        <w:numPr>
          <w:ilvl w:val="0"/>
          <w:numId w:val="19"/>
        </w:numPr>
      </w:pPr>
      <w:r>
        <w:rPr>
          <w:rFonts w:hint="eastAsia"/>
        </w:rPr>
        <w:t>以能</w:t>
      </w:r>
      <w:r w:rsidRPr="00512787">
        <w:t>工作的软件</w:t>
      </w:r>
      <w:r>
        <w:rPr>
          <w:rFonts w:hint="eastAsia"/>
        </w:rPr>
        <w:t>为核心，非</w:t>
      </w:r>
      <w:r>
        <w:t>面面俱</w:t>
      </w:r>
      <w:r>
        <w:rPr>
          <w:rFonts w:hint="eastAsia"/>
        </w:rPr>
        <w:t>又死板</w:t>
      </w:r>
      <w:r w:rsidRPr="00512787">
        <w:t>的文档</w:t>
      </w:r>
    </w:p>
    <w:p w14:paraId="6764C437" w14:textId="18E98A00" w:rsidR="00AC7B2F" w:rsidRDefault="003C17CE" w:rsidP="00AC7B2F">
      <w:pPr>
        <w:pStyle w:val="a3"/>
        <w:numPr>
          <w:ilvl w:val="0"/>
          <w:numId w:val="19"/>
        </w:numPr>
      </w:pPr>
      <w:r>
        <w:rPr>
          <w:rFonts w:hint="eastAsia"/>
        </w:rPr>
        <w:t>随时</w:t>
      </w:r>
      <w:r w:rsidR="00AC7B2F" w:rsidRPr="00512787">
        <w:t>响应</w:t>
      </w:r>
      <w:r>
        <w:rPr>
          <w:rFonts w:hint="eastAsia"/>
        </w:rPr>
        <w:t>需求变更</w:t>
      </w:r>
    </w:p>
    <w:p w14:paraId="44A37279" w14:textId="27EAC5ED" w:rsidR="002D6CF1" w:rsidRDefault="002D6CF1" w:rsidP="002D6CF1">
      <w:pPr>
        <w:pStyle w:val="a3"/>
        <w:numPr>
          <w:ilvl w:val="0"/>
          <w:numId w:val="19"/>
        </w:numPr>
      </w:pPr>
      <w:r>
        <w:rPr>
          <w:rFonts w:hint="eastAsia"/>
        </w:rPr>
        <w:t>坚持数据驱动</w:t>
      </w:r>
    </w:p>
    <w:p w14:paraId="20F72717" w14:textId="4C765FF7" w:rsidR="002D6CF1" w:rsidRDefault="002D6CF1" w:rsidP="002D6CF1">
      <w:pPr>
        <w:pStyle w:val="a3"/>
        <w:numPr>
          <w:ilvl w:val="0"/>
          <w:numId w:val="19"/>
        </w:numPr>
      </w:pPr>
      <w:r>
        <w:rPr>
          <w:rFonts w:hint="eastAsia"/>
        </w:rPr>
        <w:t>强调目标与关键成果（</w:t>
      </w:r>
      <w:r>
        <w:rPr>
          <w:rFonts w:hint="eastAsia"/>
        </w:rPr>
        <w:t>OKR</w:t>
      </w:r>
      <w:r>
        <w:rPr>
          <w:rFonts w:hint="eastAsia"/>
        </w:rPr>
        <w:t>）</w:t>
      </w:r>
    </w:p>
    <w:p w14:paraId="7E510479" w14:textId="77777777" w:rsidR="00AC7B2F" w:rsidRDefault="00AC7B2F" w:rsidP="00817B9C"/>
    <w:p w14:paraId="4BF1F412" w14:textId="10682542" w:rsidR="0031026B" w:rsidRDefault="0031026B" w:rsidP="0031026B">
      <w:pPr>
        <w:pStyle w:val="2"/>
      </w:pPr>
      <w:bookmarkStart w:id="12" w:name="_Toc529978848"/>
      <w:proofErr w:type="spellStart"/>
      <w:r>
        <w:rPr>
          <w:rFonts w:hint="eastAsia"/>
        </w:rPr>
        <w:t>UDev</w:t>
      </w:r>
      <w:proofErr w:type="spellEnd"/>
      <w:r>
        <w:rPr>
          <w:rFonts w:hint="eastAsia"/>
        </w:rPr>
        <w:t>优势</w:t>
      </w:r>
      <w:bookmarkEnd w:id="12"/>
    </w:p>
    <w:p w14:paraId="1D99AA3E" w14:textId="77777777" w:rsidR="0031026B" w:rsidRPr="0031026B" w:rsidRDefault="0031026B" w:rsidP="0031026B">
      <w:pPr>
        <w:pStyle w:val="a3"/>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Promotes teamwork and cross training</w:t>
      </w:r>
    </w:p>
    <w:p w14:paraId="0198DA44" w14:textId="77777777" w:rsidR="0031026B" w:rsidRPr="0031026B" w:rsidRDefault="0031026B" w:rsidP="0031026B">
      <w:pPr>
        <w:pStyle w:val="a3"/>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Functionality can be developed rapidly and demonstrated</w:t>
      </w:r>
    </w:p>
    <w:p w14:paraId="4072CC3B" w14:textId="77777777" w:rsidR="0031026B" w:rsidRPr="0031026B" w:rsidRDefault="0031026B" w:rsidP="0031026B">
      <w:pPr>
        <w:pStyle w:val="a3"/>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Delivers early partial working solutions</w:t>
      </w:r>
    </w:p>
    <w:p w14:paraId="7997EBE8" w14:textId="77777777" w:rsidR="0031026B" w:rsidRPr="0031026B" w:rsidRDefault="0031026B" w:rsidP="0031026B">
      <w:pPr>
        <w:pStyle w:val="a3"/>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Minimal rules, documentation easily employed</w:t>
      </w:r>
    </w:p>
    <w:p w14:paraId="0CFE5028" w14:textId="77777777" w:rsidR="0031026B" w:rsidRPr="0031026B" w:rsidRDefault="0031026B" w:rsidP="0031026B">
      <w:pPr>
        <w:pStyle w:val="a3"/>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Enables concurrent development and delivery within an overall planned context</w:t>
      </w:r>
    </w:p>
    <w:p w14:paraId="066A1139" w14:textId="1EB5DFA2" w:rsidR="0031026B" w:rsidRPr="0031026B" w:rsidRDefault="0031026B" w:rsidP="0031026B">
      <w:pPr>
        <w:pStyle w:val="a3"/>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Gives flexibility to developers</w:t>
      </w:r>
    </w:p>
    <w:p w14:paraId="754F8C72" w14:textId="77777777" w:rsidR="0031026B" w:rsidRPr="0031026B" w:rsidRDefault="0031026B" w:rsidP="0031026B"/>
    <w:p w14:paraId="200D3929" w14:textId="364E4F93" w:rsidR="0031026B" w:rsidRDefault="0031026B" w:rsidP="0031026B">
      <w:pPr>
        <w:pStyle w:val="2"/>
      </w:pPr>
      <w:bookmarkStart w:id="13" w:name="_Toc529978849"/>
      <w:proofErr w:type="spellStart"/>
      <w:r>
        <w:rPr>
          <w:rFonts w:hint="eastAsia"/>
        </w:rPr>
        <w:t>UDev</w:t>
      </w:r>
      <w:proofErr w:type="spellEnd"/>
      <w:r>
        <w:rPr>
          <w:rFonts w:hint="eastAsia"/>
        </w:rPr>
        <w:t>劣势</w:t>
      </w:r>
      <w:bookmarkEnd w:id="13"/>
    </w:p>
    <w:p w14:paraId="4DAB3D13" w14:textId="77777777" w:rsidR="0031026B" w:rsidRPr="0031026B" w:rsidRDefault="0031026B" w:rsidP="0031026B">
      <w:pPr>
        <w:pStyle w:val="a3"/>
        <w:numPr>
          <w:ilvl w:val="0"/>
          <w:numId w:val="30"/>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Depends heavily on customer interaction, so if customer is not clear, team can be driven in the wrong direction</w:t>
      </w:r>
    </w:p>
    <w:p w14:paraId="41048887" w14:textId="77777777" w:rsidR="0031026B" w:rsidRPr="0031026B" w:rsidRDefault="0031026B" w:rsidP="0031026B">
      <w:pPr>
        <w:pStyle w:val="a3"/>
        <w:numPr>
          <w:ilvl w:val="0"/>
          <w:numId w:val="30"/>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There is a very high individual dependency, since there is minimum documentation generated</w:t>
      </w:r>
    </w:p>
    <w:p w14:paraId="6390FACA" w14:textId="6CCD85DD" w:rsidR="0031026B" w:rsidRPr="0031026B" w:rsidRDefault="0031026B" w:rsidP="0031026B">
      <w:pPr>
        <w:pStyle w:val="a3"/>
        <w:numPr>
          <w:ilvl w:val="0"/>
          <w:numId w:val="30"/>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Transfer of technology to new team members may be quite challenging due to lack of documentation</w:t>
      </w:r>
    </w:p>
    <w:p w14:paraId="42511F7F" w14:textId="77777777" w:rsidR="0031026B" w:rsidRDefault="0031026B" w:rsidP="00817B9C"/>
    <w:p w14:paraId="3212C9C6" w14:textId="4BB22A92" w:rsidR="00DE048D" w:rsidRDefault="00DE048D" w:rsidP="00DE048D">
      <w:pPr>
        <w:pStyle w:val="2"/>
      </w:pPr>
      <w:bookmarkStart w:id="14" w:name="_Toc529978850"/>
      <w:r>
        <w:rPr>
          <w:rFonts w:hint="eastAsia"/>
        </w:rPr>
        <w:t>核心技术</w:t>
      </w:r>
      <w:r w:rsidR="005845C9">
        <w:rPr>
          <w:rFonts w:hint="eastAsia"/>
        </w:rPr>
        <w:t>（列表）</w:t>
      </w:r>
      <w:bookmarkEnd w:id="14"/>
    </w:p>
    <w:p w14:paraId="4881293B" w14:textId="77777777" w:rsidR="009B15B8" w:rsidRDefault="00196DC0" w:rsidP="00DE048D">
      <w:pPr>
        <w:pStyle w:val="a3"/>
        <w:numPr>
          <w:ilvl w:val="0"/>
          <w:numId w:val="1"/>
        </w:numPr>
      </w:pPr>
      <w:r>
        <w:rPr>
          <w:rFonts w:hint="eastAsia"/>
        </w:rPr>
        <w:t>以</w:t>
      </w:r>
      <w:r w:rsidR="009B15B8">
        <w:rPr>
          <w:rFonts w:hint="eastAsia"/>
        </w:rPr>
        <w:t>深度学习作为工具</w:t>
      </w:r>
    </w:p>
    <w:p w14:paraId="15D378B7" w14:textId="1E179321" w:rsidR="00DE048D" w:rsidRDefault="00DE048D" w:rsidP="009B15B8">
      <w:pPr>
        <w:pStyle w:val="a3"/>
        <w:numPr>
          <w:ilvl w:val="1"/>
          <w:numId w:val="1"/>
        </w:numPr>
      </w:pPr>
      <w:r>
        <w:rPr>
          <w:rFonts w:hint="eastAsia"/>
        </w:rPr>
        <w:t>提供草图到代码</w:t>
      </w:r>
      <w:r w:rsidR="00196DC0">
        <w:rPr>
          <w:rFonts w:hint="eastAsia"/>
        </w:rPr>
        <w:t>生成</w:t>
      </w:r>
      <w:r>
        <w:rPr>
          <w:rFonts w:hint="eastAsia"/>
        </w:rPr>
        <w:t>功能（如</w:t>
      </w:r>
      <w:r w:rsidR="00746462">
        <w:rPr>
          <w:rFonts w:hint="eastAsia"/>
        </w:rPr>
        <w:t xml:space="preserve">pix2code </w:t>
      </w:r>
      <w:r>
        <w:rPr>
          <w:rFonts w:hint="eastAsia"/>
        </w:rPr>
        <w:t>）</w:t>
      </w:r>
    </w:p>
    <w:p w14:paraId="189095CB" w14:textId="09741289" w:rsidR="00746462" w:rsidRDefault="00746462" w:rsidP="009B15B8">
      <w:pPr>
        <w:pStyle w:val="a3"/>
        <w:numPr>
          <w:ilvl w:val="1"/>
          <w:numId w:val="1"/>
        </w:numPr>
      </w:pPr>
      <w:r>
        <w:rPr>
          <w:rFonts w:hint="eastAsia"/>
        </w:rPr>
        <w:t>提供机器人和工程师结对编程，以加速软件开发过程</w:t>
      </w:r>
    </w:p>
    <w:p w14:paraId="088FA101" w14:textId="6C849B84" w:rsidR="009B15B8" w:rsidRDefault="009B15B8" w:rsidP="00DE048D">
      <w:pPr>
        <w:pStyle w:val="a3"/>
        <w:numPr>
          <w:ilvl w:val="0"/>
          <w:numId w:val="1"/>
        </w:numPr>
      </w:pPr>
      <w:r>
        <w:rPr>
          <w:rFonts w:hint="eastAsia"/>
        </w:rPr>
        <w:t>业界领先</w:t>
      </w:r>
      <w:r w:rsidR="0061211E">
        <w:rPr>
          <w:rFonts w:hint="eastAsia"/>
        </w:rPr>
        <w:t>的</w:t>
      </w:r>
    </w:p>
    <w:p w14:paraId="6D3491D5" w14:textId="09206454" w:rsidR="0093584B" w:rsidRDefault="0093584B" w:rsidP="009B15B8">
      <w:pPr>
        <w:pStyle w:val="a3"/>
        <w:numPr>
          <w:ilvl w:val="1"/>
          <w:numId w:val="1"/>
        </w:numPr>
      </w:pPr>
      <w:r>
        <w:rPr>
          <w:rFonts w:hint="eastAsia"/>
        </w:rPr>
        <w:t>代码搜索技术</w:t>
      </w:r>
    </w:p>
    <w:p w14:paraId="4F9782EF" w14:textId="677DD1AC" w:rsidR="0093584B" w:rsidRDefault="0093584B" w:rsidP="009B15B8">
      <w:pPr>
        <w:pStyle w:val="a3"/>
        <w:numPr>
          <w:ilvl w:val="1"/>
          <w:numId w:val="1"/>
        </w:numPr>
      </w:pPr>
      <w:r>
        <w:rPr>
          <w:rFonts w:hint="eastAsia"/>
        </w:rPr>
        <w:t>API</w:t>
      </w:r>
      <w:r>
        <w:rPr>
          <w:rFonts w:hint="eastAsia"/>
        </w:rPr>
        <w:t>推荐技术</w:t>
      </w:r>
      <w:r w:rsidR="00406172">
        <w:rPr>
          <w:rFonts w:hint="eastAsia"/>
        </w:rPr>
        <w:t>（相似代码智能推荐）</w:t>
      </w:r>
    </w:p>
    <w:p w14:paraId="0DB95CD6" w14:textId="35E93C34" w:rsidR="0093584B" w:rsidRDefault="009B15B8" w:rsidP="009B15B8">
      <w:pPr>
        <w:pStyle w:val="a3"/>
        <w:numPr>
          <w:ilvl w:val="1"/>
          <w:numId w:val="1"/>
        </w:numPr>
      </w:pPr>
      <w:r>
        <w:rPr>
          <w:rFonts w:hint="eastAsia"/>
        </w:rPr>
        <w:t>服务复</w:t>
      </w:r>
      <w:r w:rsidR="0093584B">
        <w:rPr>
          <w:rFonts w:hint="eastAsia"/>
        </w:rPr>
        <w:t>用技术</w:t>
      </w:r>
    </w:p>
    <w:p w14:paraId="2709BBE8" w14:textId="570FA091" w:rsidR="00406172" w:rsidRDefault="0093584B" w:rsidP="00406172">
      <w:pPr>
        <w:pStyle w:val="a3"/>
        <w:numPr>
          <w:ilvl w:val="1"/>
          <w:numId w:val="1"/>
        </w:numPr>
      </w:pPr>
      <w:r>
        <w:rPr>
          <w:rFonts w:hint="eastAsia"/>
        </w:rPr>
        <w:t>业界领先的代码生成技术</w:t>
      </w:r>
    </w:p>
    <w:p w14:paraId="0D8FC4ED" w14:textId="0FB1271D" w:rsidR="00406172" w:rsidRDefault="00406172" w:rsidP="00406172">
      <w:pPr>
        <w:pStyle w:val="a3"/>
        <w:numPr>
          <w:ilvl w:val="1"/>
          <w:numId w:val="1"/>
        </w:numPr>
      </w:pPr>
      <w:r>
        <w:rPr>
          <w:rFonts w:hint="eastAsia"/>
        </w:rPr>
        <w:t>基于语义的代码自动补全</w:t>
      </w:r>
    </w:p>
    <w:p w14:paraId="6CCAB867" w14:textId="39F0FB35" w:rsidR="00DE048D" w:rsidRDefault="00DE048D" w:rsidP="00DE048D">
      <w:pPr>
        <w:pStyle w:val="a3"/>
        <w:numPr>
          <w:ilvl w:val="0"/>
          <w:numId w:val="1"/>
        </w:numPr>
      </w:pPr>
      <w:r>
        <w:rPr>
          <w:rFonts w:hint="eastAsia"/>
        </w:rPr>
        <w:t>预</w:t>
      </w:r>
      <w:r w:rsidR="00F419B1">
        <w:rPr>
          <w:rFonts w:hint="eastAsia"/>
        </w:rPr>
        <w:t>设丰富</w:t>
      </w:r>
      <w:r>
        <w:rPr>
          <w:rFonts w:hint="eastAsia"/>
        </w:rPr>
        <w:t>技术架构</w:t>
      </w:r>
    </w:p>
    <w:p w14:paraId="54918FCA" w14:textId="32D44CF2" w:rsidR="00F419B1" w:rsidRDefault="00F419B1" w:rsidP="00DE048D">
      <w:pPr>
        <w:pStyle w:val="a3"/>
        <w:numPr>
          <w:ilvl w:val="0"/>
          <w:numId w:val="1"/>
        </w:numPr>
      </w:pPr>
      <w:r>
        <w:rPr>
          <w:rFonts w:hint="eastAsia"/>
        </w:rPr>
        <w:t>预设丰富模版</w:t>
      </w:r>
    </w:p>
    <w:p w14:paraId="381142E7" w14:textId="719D2907" w:rsidR="00DE048D" w:rsidRDefault="00DE048D" w:rsidP="00DE048D">
      <w:pPr>
        <w:pStyle w:val="a3"/>
        <w:numPr>
          <w:ilvl w:val="0"/>
          <w:numId w:val="1"/>
        </w:numPr>
      </w:pPr>
      <w:r>
        <w:rPr>
          <w:rFonts w:hint="eastAsia"/>
        </w:rPr>
        <w:t>预集</w:t>
      </w:r>
      <w:r w:rsidR="00F419B1">
        <w:rPr>
          <w:rFonts w:hint="eastAsia"/>
        </w:rPr>
        <w:t>丰富软件</w:t>
      </w:r>
      <w:r>
        <w:rPr>
          <w:rFonts w:hint="eastAsia"/>
        </w:rPr>
        <w:t>库</w:t>
      </w:r>
    </w:p>
    <w:p w14:paraId="30943E26" w14:textId="77777777" w:rsidR="009E2F41" w:rsidRDefault="009E2F41" w:rsidP="009E2F41"/>
    <w:p w14:paraId="6639E604" w14:textId="77777777" w:rsidR="009E2F41" w:rsidRDefault="009E2F41" w:rsidP="009E2F41"/>
    <w:p w14:paraId="09405896" w14:textId="205BC34F" w:rsidR="00DE048D" w:rsidRDefault="00A240FE" w:rsidP="00817B9C">
      <w:r>
        <w:rPr>
          <w:rFonts w:hint="eastAsia"/>
          <w:noProof/>
        </w:rPr>
        <w:drawing>
          <wp:inline distT="0" distB="0" distL="0" distR="0" wp14:anchorId="3DA70DEF" wp14:editId="55AE7217">
            <wp:extent cx="5943600" cy="2228850"/>
            <wp:effectExtent l="0" t="0" r="0" b="6350"/>
            <wp:docPr id="1" name="Picture 1" descr="Screen%20Shot%202018-11-13%20at%202.47.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13%20at%202.47.59%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682A8C96" w14:textId="77777777" w:rsidR="009E2F41" w:rsidRDefault="009E2F41" w:rsidP="009E2F41">
      <w:pPr>
        <w:pStyle w:val="2"/>
      </w:pPr>
      <w:bookmarkStart w:id="15" w:name="_Toc529978851"/>
      <w:r>
        <w:rPr>
          <w:rFonts w:hint="eastAsia"/>
        </w:rPr>
        <w:t>技术难点</w:t>
      </w:r>
      <w:bookmarkEnd w:id="15"/>
    </w:p>
    <w:p w14:paraId="43605319" w14:textId="77777777" w:rsidR="009E2F41" w:rsidRDefault="009E2F41" w:rsidP="009E2F41">
      <w:pPr>
        <w:pStyle w:val="a3"/>
        <w:numPr>
          <w:ilvl w:val="0"/>
          <w:numId w:val="1"/>
        </w:numPr>
      </w:pPr>
      <w:r>
        <w:rPr>
          <w:rFonts w:hint="eastAsia"/>
        </w:rPr>
        <w:t>对于数据集的描述和操作（如转换，更新，编辑和删除）</w:t>
      </w:r>
    </w:p>
    <w:p w14:paraId="6160C28B" w14:textId="77777777" w:rsidR="009E2F41" w:rsidRDefault="009E2F41" w:rsidP="009E2F41">
      <w:pPr>
        <w:pStyle w:val="a3"/>
        <w:numPr>
          <w:ilvl w:val="0"/>
          <w:numId w:val="1"/>
        </w:numPr>
      </w:pPr>
      <w:r>
        <w:rPr>
          <w:rFonts w:hint="eastAsia"/>
        </w:rPr>
        <w:t>用户交互场景的描述（如此用户在手机上会完成哪些操作，涉及到哪些数据集的更新，即前端用户交互部分）</w:t>
      </w:r>
    </w:p>
    <w:p w14:paraId="58142DE1" w14:textId="77777777" w:rsidR="009E2F41" w:rsidRDefault="009E2F41" w:rsidP="009E2F41">
      <w:pPr>
        <w:pStyle w:val="a3"/>
        <w:numPr>
          <w:ilvl w:val="0"/>
          <w:numId w:val="1"/>
        </w:numPr>
      </w:pPr>
      <w:r>
        <w:rPr>
          <w:rFonts w:hint="eastAsia"/>
        </w:rPr>
        <w:t>如何有效明确客户需求，把信息转化为用户场景，子场景</w:t>
      </w:r>
    </w:p>
    <w:p w14:paraId="1930F359" w14:textId="77777777" w:rsidR="009E2F41" w:rsidRDefault="009E2F41" w:rsidP="009E2F41">
      <w:pPr>
        <w:pStyle w:val="a3"/>
        <w:numPr>
          <w:ilvl w:val="0"/>
          <w:numId w:val="1"/>
        </w:numPr>
      </w:pPr>
      <w:r>
        <w:rPr>
          <w:rFonts w:hint="eastAsia"/>
        </w:rPr>
        <w:t>根绝用户场景，定义有限种</w:t>
      </w:r>
      <w:r>
        <w:rPr>
          <w:rFonts w:hint="eastAsia"/>
        </w:rPr>
        <w:t xml:space="preserve">UI </w:t>
      </w:r>
      <w:r>
        <w:rPr>
          <w:rFonts w:hint="eastAsia"/>
        </w:rPr>
        <w:t>交互操作</w:t>
      </w:r>
    </w:p>
    <w:p w14:paraId="05F4524F" w14:textId="77777777" w:rsidR="009E2F41" w:rsidRDefault="009E2F41" w:rsidP="009E2F41">
      <w:pPr>
        <w:pStyle w:val="a3"/>
        <w:numPr>
          <w:ilvl w:val="0"/>
          <w:numId w:val="1"/>
        </w:numPr>
      </w:pPr>
      <w:r>
        <w:rPr>
          <w:rFonts w:hint="eastAsia"/>
        </w:rPr>
        <w:t>大规模编程部件复用</w:t>
      </w:r>
    </w:p>
    <w:p w14:paraId="0906644A" w14:textId="77777777" w:rsidR="009E2F41" w:rsidRDefault="009E2F41" w:rsidP="009E2F41">
      <w:pPr>
        <w:pStyle w:val="a3"/>
        <w:numPr>
          <w:ilvl w:val="0"/>
          <w:numId w:val="1"/>
        </w:numPr>
      </w:pPr>
      <w:r>
        <w:rPr>
          <w:rFonts w:hint="eastAsia"/>
        </w:rPr>
        <w:t>使用前沿前端技术，着重可重用性</w:t>
      </w:r>
    </w:p>
    <w:p w14:paraId="55421837" w14:textId="77777777" w:rsidR="009E2F41" w:rsidRDefault="009E2F41" w:rsidP="009E2F41">
      <w:pPr>
        <w:pStyle w:val="a3"/>
        <w:numPr>
          <w:ilvl w:val="0"/>
          <w:numId w:val="1"/>
        </w:numPr>
      </w:pPr>
      <w:r>
        <w:rPr>
          <w:rFonts w:hint="eastAsia"/>
        </w:rPr>
        <w:t>数据源多样性和兼容能力</w:t>
      </w:r>
    </w:p>
    <w:p w14:paraId="63A7CBB2" w14:textId="77777777" w:rsidR="009E2F41" w:rsidRDefault="009E2F41" w:rsidP="009E2F41">
      <w:pPr>
        <w:pStyle w:val="a3"/>
        <w:numPr>
          <w:ilvl w:val="0"/>
          <w:numId w:val="1"/>
        </w:numPr>
      </w:pPr>
      <w:r>
        <w:rPr>
          <w:rFonts w:hint="eastAsia"/>
        </w:rPr>
        <w:t>高效交互</w:t>
      </w:r>
    </w:p>
    <w:p w14:paraId="2C7A3AB2" w14:textId="77777777" w:rsidR="009E2F41" w:rsidRDefault="009E2F41" w:rsidP="001335BC">
      <w:pPr>
        <w:pStyle w:val="2"/>
      </w:pPr>
    </w:p>
    <w:p w14:paraId="1707273A" w14:textId="77777777" w:rsidR="0031026B" w:rsidRDefault="0031026B" w:rsidP="0031026B">
      <w:pPr>
        <w:pStyle w:val="2"/>
      </w:pPr>
      <w:bookmarkStart w:id="16" w:name="_Toc529978852"/>
      <w:proofErr w:type="spellStart"/>
      <w:r>
        <w:rPr>
          <w:rFonts w:hint="eastAsia"/>
        </w:rPr>
        <w:t>UDev</w:t>
      </w:r>
      <w:proofErr w:type="spellEnd"/>
      <w:r>
        <w:rPr>
          <w:rFonts w:hint="eastAsia"/>
        </w:rPr>
        <w:t>体系架构</w:t>
      </w:r>
      <w:bookmarkEnd w:id="16"/>
    </w:p>
    <w:p w14:paraId="08789971" w14:textId="77777777" w:rsidR="0031026B" w:rsidRDefault="0031026B" w:rsidP="0031026B">
      <w:pPr>
        <w:pStyle w:val="a3"/>
        <w:numPr>
          <w:ilvl w:val="0"/>
          <w:numId w:val="28"/>
        </w:numPr>
      </w:pPr>
      <w:r>
        <w:rPr>
          <w:rFonts w:hint="eastAsia"/>
        </w:rPr>
        <w:t>有明确的核心和外延</w:t>
      </w:r>
    </w:p>
    <w:p w14:paraId="15A32E77" w14:textId="77777777" w:rsidR="0031026B" w:rsidRDefault="0031026B" w:rsidP="0031026B">
      <w:pPr>
        <w:pStyle w:val="a3"/>
        <w:numPr>
          <w:ilvl w:val="0"/>
          <w:numId w:val="28"/>
        </w:numPr>
      </w:pPr>
      <w:r>
        <w:rPr>
          <w:rFonts w:hint="eastAsia"/>
        </w:rPr>
        <w:t>注重生态圈建设</w:t>
      </w:r>
    </w:p>
    <w:p w14:paraId="303A375D" w14:textId="77777777" w:rsidR="0031026B" w:rsidRPr="00CF7CB5" w:rsidRDefault="0031026B" w:rsidP="0031026B">
      <w:pPr>
        <w:pStyle w:val="a3"/>
        <w:numPr>
          <w:ilvl w:val="0"/>
          <w:numId w:val="28"/>
        </w:numPr>
      </w:pPr>
      <w:r>
        <w:rPr>
          <w:rFonts w:hint="eastAsia"/>
        </w:rPr>
        <w:t>模块化程度高</w:t>
      </w:r>
    </w:p>
    <w:p w14:paraId="446AC41A" w14:textId="77777777" w:rsidR="0031026B" w:rsidRPr="00D73FC6" w:rsidRDefault="0031026B" w:rsidP="0031026B">
      <w:r>
        <w:rPr>
          <w:rFonts w:hint="eastAsia"/>
          <w:noProof/>
        </w:rPr>
        <w:drawing>
          <wp:inline distT="0" distB="0" distL="0" distR="0" wp14:anchorId="4EF1E0B4" wp14:editId="30462944">
            <wp:extent cx="4509135" cy="2943464"/>
            <wp:effectExtent l="0" t="0" r="12065" b="3175"/>
            <wp:docPr id="2" name="Picture 2" descr="Screen%20Shot%202018-11-13%20at%203.11.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13%20at%203.11.4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0541" cy="2950910"/>
                    </a:xfrm>
                    <a:prstGeom prst="rect">
                      <a:avLst/>
                    </a:prstGeom>
                    <a:noFill/>
                    <a:ln>
                      <a:noFill/>
                    </a:ln>
                  </pic:spPr>
                </pic:pic>
              </a:graphicData>
            </a:graphic>
          </wp:inline>
        </w:drawing>
      </w:r>
    </w:p>
    <w:p w14:paraId="1EF779C4" w14:textId="77777777" w:rsidR="0031026B" w:rsidRPr="0031026B" w:rsidRDefault="0031026B" w:rsidP="0031026B"/>
    <w:p w14:paraId="54BA6969" w14:textId="08C05BE0" w:rsidR="002D6CF1" w:rsidRDefault="007812B4" w:rsidP="00E77418">
      <w:pPr>
        <w:pStyle w:val="2"/>
      </w:pPr>
      <w:bookmarkStart w:id="17" w:name="_Toc529978853"/>
      <w:r>
        <w:rPr>
          <w:rFonts w:hint="eastAsia"/>
        </w:rPr>
        <w:t>案例分析</w:t>
      </w:r>
      <w:bookmarkEnd w:id="17"/>
    </w:p>
    <w:p w14:paraId="024A409D" w14:textId="77777777" w:rsidR="00E77418" w:rsidRDefault="00E77418" w:rsidP="00E77418">
      <w:pPr>
        <w:pStyle w:val="3"/>
      </w:pPr>
      <w:bookmarkStart w:id="18" w:name="_Toc529978854"/>
      <w:r>
        <w:rPr>
          <w:rFonts w:hint="eastAsia"/>
        </w:rPr>
        <w:t>物体识别系统（</w:t>
      </w:r>
      <w:r>
        <w:rPr>
          <w:rFonts w:hint="eastAsia"/>
        </w:rPr>
        <w:t>draft1</w:t>
      </w:r>
      <w:r>
        <w:rPr>
          <w:rFonts w:hint="eastAsia"/>
        </w:rPr>
        <w:t>）</w:t>
      </w:r>
      <w:bookmarkEnd w:id="18"/>
    </w:p>
    <w:p w14:paraId="759D8B4B" w14:textId="77777777" w:rsidR="00E77418" w:rsidRDefault="00E77418" w:rsidP="00E77418">
      <w:r>
        <w:rPr>
          <w:rFonts w:hint="eastAsia"/>
        </w:rPr>
        <w:t>需求方</w:t>
      </w:r>
      <w:r>
        <w:rPr>
          <w:rFonts w:hint="eastAsia"/>
        </w:rPr>
        <w:t xml:space="preserve"> &amp; </w:t>
      </w:r>
      <w:r>
        <w:rPr>
          <w:rFonts w:hint="eastAsia"/>
        </w:rPr>
        <w:t>研发团队</w:t>
      </w:r>
    </w:p>
    <w:p w14:paraId="37F5A84C" w14:textId="77777777" w:rsidR="00E77418" w:rsidRPr="001335BC" w:rsidRDefault="00E77418" w:rsidP="00E77418">
      <w:r>
        <w:rPr>
          <w:rFonts w:hint="eastAsia"/>
        </w:rPr>
        <w:t>步骤：</w:t>
      </w:r>
    </w:p>
    <w:p w14:paraId="66463350" w14:textId="77777777" w:rsidR="00E77418" w:rsidRDefault="00E77418" w:rsidP="00E77418">
      <w:pPr>
        <w:pStyle w:val="a3"/>
        <w:numPr>
          <w:ilvl w:val="0"/>
          <w:numId w:val="24"/>
        </w:numPr>
      </w:pPr>
      <w:r>
        <w:rPr>
          <w:rFonts w:hint="eastAsia"/>
        </w:rPr>
        <w:t>给出</w:t>
      </w:r>
      <w:r>
        <w:rPr>
          <w:rFonts w:hint="eastAsia"/>
        </w:rPr>
        <w:t xml:space="preserve"> </w:t>
      </w:r>
      <w:r>
        <w:rPr>
          <w:rFonts w:hint="eastAsia"/>
        </w:rPr>
        <w:t>问题和数据集。在这里，</w:t>
      </w:r>
      <w:r>
        <w:rPr>
          <w:rFonts w:hint="eastAsia"/>
        </w:rPr>
        <w:t>Happy Whale DB</w:t>
      </w:r>
      <w:r>
        <w:rPr>
          <w:rFonts w:hint="eastAsia"/>
        </w:rPr>
        <w:t>中的</w:t>
      </w:r>
      <w:r>
        <w:rPr>
          <w:rFonts w:hint="eastAsia"/>
        </w:rPr>
        <w:t>2,5000</w:t>
      </w:r>
      <w:r>
        <w:rPr>
          <w:rFonts w:hint="eastAsia"/>
        </w:rPr>
        <w:t>图片，做</w:t>
      </w:r>
      <w:r>
        <w:rPr>
          <w:rFonts w:hint="eastAsia"/>
        </w:rPr>
        <w:t>Whale Identification</w:t>
      </w:r>
    </w:p>
    <w:p w14:paraId="2E2B7DBF" w14:textId="77777777" w:rsidR="00E77418" w:rsidRDefault="00E77418" w:rsidP="00E77418">
      <w:pPr>
        <w:pStyle w:val="a3"/>
        <w:numPr>
          <w:ilvl w:val="0"/>
          <w:numId w:val="24"/>
        </w:numPr>
      </w:pPr>
      <w:r>
        <w:rPr>
          <w:rFonts w:hint="eastAsia"/>
        </w:rPr>
        <w:t>给出</w:t>
      </w:r>
      <w:r>
        <w:rPr>
          <w:rFonts w:hint="eastAsia"/>
        </w:rPr>
        <w:t xml:space="preserve"> </w:t>
      </w:r>
      <w:r>
        <w:rPr>
          <w:rFonts w:hint="eastAsia"/>
        </w:rPr>
        <w:t>问题评价标准。在这里，每幅图片对应</w:t>
      </w:r>
      <w:r>
        <w:rPr>
          <w:rFonts w:hint="eastAsia"/>
        </w:rPr>
        <w:t>5</w:t>
      </w:r>
      <w:r>
        <w:rPr>
          <w:rFonts w:hint="eastAsia"/>
        </w:rPr>
        <w:t>个标签。这幅图片里面出现了哪条鲸（每条鲸有一个</w:t>
      </w:r>
      <w:r>
        <w:rPr>
          <w:rFonts w:hint="eastAsia"/>
        </w:rPr>
        <w:t>ID</w:t>
      </w:r>
      <w:r>
        <w:rPr>
          <w:rFonts w:hint="eastAsia"/>
        </w:rPr>
        <w:t>编号）</w:t>
      </w:r>
    </w:p>
    <w:p w14:paraId="5583E1A0" w14:textId="77777777" w:rsidR="00E77418" w:rsidRDefault="00E77418" w:rsidP="00E77418">
      <w:pPr>
        <w:pStyle w:val="a3"/>
        <w:numPr>
          <w:ilvl w:val="0"/>
          <w:numId w:val="24"/>
        </w:numPr>
      </w:pPr>
      <w:r>
        <w:rPr>
          <w:rFonts w:hint="eastAsia"/>
        </w:rPr>
        <w:t>定义团队</w:t>
      </w:r>
      <w:r>
        <w:rPr>
          <w:rFonts w:hint="eastAsia"/>
        </w:rPr>
        <w:t>OKR</w:t>
      </w:r>
    </w:p>
    <w:p w14:paraId="3F739DC7" w14:textId="77777777" w:rsidR="00E77418" w:rsidRDefault="00E77418" w:rsidP="00E77418">
      <w:pPr>
        <w:pStyle w:val="a3"/>
        <w:numPr>
          <w:ilvl w:val="1"/>
          <w:numId w:val="24"/>
        </w:numPr>
      </w:pPr>
      <w:r>
        <w:rPr>
          <w:rFonts w:hint="eastAsia"/>
        </w:rPr>
        <w:t>目标</w:t>
      </w:r>
      <w:r>
        <w:rPr>
          <w:rFonts w:hint="eastAsia"/>
        </w:rPr>
        <w:t>O</w:t>
      </w:r>
      <w:r>
        <w:rPr>
          <w:rFonts w:hint="eastAsia"/>
        </w:rPr>
        <w:t>：构建单条鲸鱼物体识别引擎</w:t>
      </w:r>
    </w:p>
    <w:p w14:paraId="5178AF49" w14:textId="77777777" w:rsidR="00E77418" w:rsidRDefault="00E77418" w:rsidP="00E77418">
      <w:pPr>
        <w:pStyle w:val="a3"/>
        <w:numPr>
          <w:ilvl w:val="1"/>
          <w:numId w:val="24"/>
        </w:numPr>
      </w:pPr>
      <w:r>
        <w:rPr>
          <w:rFonts w:hint="eastAsia"/>
        </w:rPr>
        <w:t>关键成果</w:t>
      </w:r>
      <w:r>
        <w:rPr>
          <w:rFonts w:hint="eastAsia"/>
        </w:rPr>
        <w:t>KR</w:t>
      </w:r>
      <w:r>
        <w:rPr>
          <w:rFonts w:hint="eastAsia"/>
        </w:rPr>
        <w:t>：整体准确度需达到</w:t>
      </w:r>
      <w:r>
        <w:rPr>
          <w:rFonts w:hint="eastAsia"/>
        </w:rPr>
        <w:t>80%</w:t>
      </w:r>
      <w:r>
        <w:rPr>
          <w:rFonts w:hint="eastAsia"/>
        </w:rPr>
        <w:t>上（和现有准确度作交叉对比）</w:t>
      </w:r>
    </w:p>
    <w:p w14:paraId="1DE9751D" w14:textId="77777777" w:rsidR="00E77418" w:rsidRDefault="00E77418" w:rsidP="00E77418">
      <w:pPr>
        <w:pStyle w:val="a3"/>
        <w:numPr>
          <w:ilvl w:val="0"/>
          <w:numId w:val="24"/>
        </w:numPr>
      </w:pPr>
      <w:r>
        <w:rPr>
          <w:rFonts w:hint="eastAsia"/>
        </w:rPr>
        <w:t>潜在挑战与风险：对于每一只鲸，只有有限的几张图片</w:t>
      </w:r>
    </w:p>
    <w:p w14:paraId="203E9B1A" w14:textId="77777777" w:rsidR="00E77418" w:rsidRDefault="00E77418" w:rsidP="00E77418"/>
    <w:p w14:paraId="1CD0E573" w14:textId="77777777" w:rsidR="00E77418" w:rsidRDefault="00E77418" w:rsidP="00E77418">
      <w:r>
        <w:rPr>
          <w:rFonts w:hint="eastAsia"/>
        </w:rPr>
        <w:t>人员构成</w:t>
      </w:r>
    </w:p>
    <w:p w14:paraId="14FF3EAD" w14:textId="77777777" w:rsidR="00E77418" w:rsidRDefault="00E77418" w:rsidP="00E77418">
      <w:pPr>
        <w:pStyle w:val="a3"/>
        <w:numPr>
          <w:ilvl w:val="0"/>
          <w:numId w:val="22"/>
        </w:numPr>
      </w:pPr>
      <w:r>
        <w:rPr>
          <w:rFonts w:hint="eastAsia"/>
        </w:rPr>
        <w:t>1</w:t>
      </w:r>
      <w:r>
        <w:rPr>
          <w:rFonts w:hint="eastAsia"/>
        </w:rPr>
        <w:t>产品经理</w:t>
      </w:r>
    </w:p>
    <w:p w14:paraId="1F143AC8" w14:textId="50C80733" w:rsidR="00E77418" w:rsidRDefault="00E77418" w:rsidP="00E77418">
      <w:pPr>
        <w:pStyle w:val="a3"/>
        <w:numPr>
          <w:ilvl w:val="0"/>
          <w:numId w:val="22"/>
        </w:numPr>
      </w:pPr>
      <w:r>
        <w:rPr>
          <w:rFonts w:hint="eastAsia"/>
        </w:rPr>
        <w:t>4</w:t>
      </w:r>
      <w:r>
        <w:rPr>
          <w:rFonts w:hint="eastAsia"/>
        </w:rPr>
        <w:t>算法工程师（人工智能，计算机图像方向）</w:t>
      </w:r>
    </w:p>
    <w:p w14:paraId="78DAF086" w14:textId="77777777" w:rsidR="00E77418" w:rsidRPr="003D131F" w:rsidRDefault="00E77418" w:rsidP="002D6CF1"/>
    <w:p w14:paraId="0E6AB48B" w14:textId="77777777" w:rsidR="002D6CF1" w:rsidRDefault="002D6CF1" w:rsidP="002D6CF1">
      <w:r>
        <w:rPr>
          <w:rFonts w:hint="eastAsia"/>
        </w:rPr>
        <w:t>引擎部件与架构体系：</w:t>
      </w:r>
    </w:p>
    <w:p w14:paraId="2E9CF258" w14:textId="77777777" w:rsidR="002D6CF1" w:rsidRDefault="002D6CF1" w:rsidP="002D6CF1">
      <w:pPr>
        <w:pStyle w:val="a3"/>
        <w:numPr>
          <w:ilvl w:val="0"/>
          <w:numId w:val="18"/>
        </w:numPr>
      </w:pPr>
      <w:r>
        <w:rPr>
          <w:rFonts w:hint="eastAsia"/>
        </w:rPr>
        <w:t>数据源与爬虫系统</w:t>
      </w:r>
    </w:p>
    <w:p w14:paraId="5609D623" w14:textId="77777777" w:rsidR="002D6CF1" w:rsidRDefault="002D6CF1" w:rsidP="002D6CF1">
      <w:pPr>
        <w:pStyle w:val="a3"/>
        <w:numPr>
          <w:ilvl w:val="0"/>
          <w:numId w:val="18"/>
        </w:numPr>
      </w:pPr>
      <w:r>
        <w:rPr>
          <w:rFonts w:hint="eastAsia"/>
        </w:rPr>
        <w:t>预处理系统</w:t>
      </w:r>
    </w:p>
    <w:p w14:paraId="5268D115" w14:textId="77777777" w:rsidR="002D6CF1" w:rsidRDefault="002D6CF1" w:rsidP="002D6CF1">
      <w:pPr>
        <w:pStyle w:val="a3"/>
        <w:numPr>
          <w:ilvl w:val="0"/>
          <w:numId w:val="18"/>
        </w:numPr>
      </w:pPr>
      <w:r>
        <w:rPr>
          <w:rFonts w:hint="eastAsia"/>
        </w:rPr>
        <w:t>深度学习物体识别引擎</w:t>
      </w:r>
    </w:p>
    <w:p w14:paraId="1A2A00B4" w14:textId="77777777" w:rsidR="002D6CF1" w:rsidRDefault="002D6CF1" w:rsidP="002D6CF1">
      <w:pPr>
        <w:pStyle w:val="a3"/>
        <w:numPr>
          <w:ilvl w:val="1"/>
          <w:numId w:val="18"/>
        </w:numPr>
      </w:pPr>
      <w:r>
        <w:rPr>
          <w:rFonts w:hint="eastAsia"/>
        </w:rPr>
        <w:t>注：当准确度（或其他模型衡量指标）在某阀值下时被触发再训练。通常为离线训练，在线预测。</w:t>
      </w:r>
    </w:p>
    <w:p w14:paraId="5869A659" w14:textId="77777777" w:rsidR="002D6CF1" w:rsidRDefault="002D6CF1" w:rsidP="002D6CF1">
      <w:pPr>
        <w:pStyle w:val="a3"/>
        <w:numPr>
          <w:ilvl w:val="0"/>
          <w:numId w:val="18"/>
        </w:numPr>
      </w:pPr>
      <w:r>
        <w:rPr>
          <w:rFonts w:hint="eastAsia"/>
        </w:rPr>
        <w:t>UI</w:t>
      </w:r>
      <w:r>
        <w:rPr>
          <w:rFonts w:hint="eastAsia"/>
        </w:rPr>
        <w:t>前端交互</w:t>
      </w:r>
    </w:p>
    <w:p w14:paraId="681F7D92" w14:textId="77777777" w:rsidR="002D6CF1" w:rsidRDefault="002D6CF1" w:rsidP="002D6CF1">
      <w:pPr>
        <w:pStyle w:val="a3"/>
        <w:numPr>
          <w:ilvl w:val="1"/>
          <w:numId w:val="18"/>
        </w:numPr>
      </w:pPr>
      <w:r>
        <w:rPr>
          <w:rFonts w:hint="eastAsia"/>
        </w:rPr>
        <w:t>预测数据展示，用户审核，</w:t>
      </w:r>
      <w:r>
        <w:rPr>
          <w:rFonts w:hint="eastAsia"/>
        </w:rPr>
        <w:t>AI</w:t>
      </w:r>
      <w:r>
        <w:rPr>
          <w:rFonts w:hint="eastAsia"/>
        </w:rPr>
        <w:t>正负反馈闭环，打标签数据。前端交互是人工智能系统必不可少的组成部分。</w:t>
      </w:r>
    </w:p>
    <w:p w14:paraId="245D13CA" w14:textId="77777777" w:rsidR="0099428B" w:rsidRPr="007812B4" w:rsidRDefault="0099428B" w:rsidP="007812B4"/>
    <w:p w14:paraId="56915460" w14:textId="77777777" w:rsidR="00E77418" w:rsidRDefault="00E77418" w:rsidP="00E77418">
      <w:pPr>
        <w:pStyle w:val="3"/>
      </w:pPr>
      <w:bookmarkStart w:id="19" w:name="_Toc529978855"/>
      <w:r>
        <w:rPr>
          <w:rFonts w:hint="eastAsia"/>
        </w:rPr>
        <w:t>舆情分析系统与垂直搜索引擎（</w:t>
      </w:r>
      <w:r>
        <w:rPr>
          <w:rFonts w:hint="eastAsia"/>
        </w:rPr>
        <w:t>draft1</w:t>
      </w:r>
      <w:r>
        <w:rPr>
          <w:rFonts w:hint="eastAsia"/>
        </w:rPr>
        <w:t>）</w:t>
      </w:r>
      <w:bookmarkEnd w:id="19"/>
    </w:p>
    <w:p w14:paraId="205EC2F7" w14:textId="77777777" w:rsidR="00E77418" w:rsidRDefault="00E77418" w:rsidP="00E77418">
      <w:r>
        <w:rPr>
          <w:rFonts w:hint="eastAsia"/>
        </w:rPr>
        <w:t>需求及需求分析（来自一个国家层面的真实客户）：</w:t>
      </w:r>
    </w:p>
    <w:p w14:paraId="6E6A3A45" w14:textId="77777777" w:rsidR="00E77418" w:rsidRPr="0061211E" w:rsidRDefault="00E77418" w:rsidP="00E77418">
      <w:r>
        <w:rPr>
          <w:rFonts w:hint="eastAsia"/>
        </w:rPr>
        <w:t>从整体来看，即构建一个垂直搜索引擎</w:t>
      </w:r>
    </w:p>
    <w:p w14:paraId="7C4A6046" w14:textId="77777777" w:rsidR="00E77418" w:rsidRDefault="00E77418" w:rsidP="00E77418">
      <w:pPr>
        <w:pStyle w:val="a3"/>
        <w:numPr>
          <w:ilvl w:val="0"/>
          <w:numId w:val="26"/>
        </w:numPr>
      </w:pPr>
      <w:r>
        <w:t>the system should able to check simultaneously the different web sites following a key word</w:t>
      </w:r>
    </w:p>
    <w:p w14:paraId="4C5C5D55" w14:textId="77777777" w:rsidR="00E77418" w:rsidRDefault="00E77418" w:rsidP="00E77418">
      <w:pPr>
        <w:pStyle w:val="a3"/>
        <w:numPr>
          <w:ilvl w:val="0"/>
          <w:numId w:val="31"/>
        </w:numPr>
      </w:pPr>
      <w:r>
        <w:rPr>
          <w:rFonts w:hint="eastAsia"/>
        </w:rPr>
        <w:t>每个受控网站都需要维持一个关键字黑名单，如此关键字出现，则需要上报</w:t>
      </w:r>
    </w:p>
    <w:p w14:paraId="0E75621E" w14:textId="77777777" w:rsidR="00E77418" w:rsidRDefault="00E77418" w:rsidP="00E77418">
      <w:pPr>
        <w:pStyle w:val="a3"/>
        <w:numPr>
          <w:ilvl w:val="0"/>
          <w:numId w:val="31"/>
        </w:numPr>
      </w:pPr>
      <w:r>
        <w:rPr>
          <w:rFonts w:hint="eastAsia"/>
        </w:rPr>
        <w:t>有一强大爬虫系统，此系统能够周期性爬取目标网站内容，如发现违规，即上报</w:t>
      </w:r>
    </w:p>
    <w:p w14:paraId="4841E361" w14:textId="77777777" w:rsidR="00E77418" w:rsidRDefault="00E77418" w:rsidP="00E77418">
      <w:pPr>
        <w:pStyle w:val="a3"/>
        <w:numPr>
          <w:ilvl w:val="0"/>
          <w:numId w:val="26"/>
        </w:numPr>
      </w:pPr>
      <w:r>
        <w:t>the global matching and localization of the sites following their IP address</w:t>
      </w:r>
    </w:p>
    <w:p w14:paraId="22BCC8D9" w14:textId="77777777" w:rsidR="00E77418" w:rsidRDefault="00E77418" w:rsidP="00E77418">
      <w:pPr>
        <w:pStyle w:val="a3"/>
        <w:numPr>
          <w:ilvl w:val="0"/>
          <w:numId w:val="32"/>
        </w:numPr>
      </w:pPr>
      <w:r>
        <w:rPr>
          <w:rFonts w:hint="eastAsia"/>
        </w:rPr>
        <w:t>维持一个国家层面的数据库，包括</w:t>
      </w:r>
      <w:r>
        <w:rPr>
          <w:rFonts w:hint="eastAsia"/>
        </w:rPr>
        <w:t>IP</w:t>
      </w:r>
      <w:r>
        <w:rPr>
          <w:rFonts w:hint="eastAsia"/>
        </w:rPr>
        <w:t>地址和</w:t>
      </w:r>
      <w:r>
        <w:rPr>
          <w:rFonts w:hint="eastAsia"/>
        </w:rPr>
        <w:t>IP</w:t>
      </w:r>
      <w:r>
        <w:rPr>
          <w:rFonts w:hint="eastAsia"/>
        </w:rPr>
        <w:t>所属地点</w:t>
      </w:r>
    </w:p>
    <w:p w14:paraId="3F71E0AF" w14:textId="77777777" w:rsidR="00E77418" w:rsidRDefault="00E77418" w:rsidP="00E77418">
      <w:pPr>
        <w:pStyle w:val="a3"/>
        <w:numPr>
          <w:ilvl w:val="0"/>
          <w:numId w:val="26"/>
        </w:numPr>
      </w:pPr>
      <w:r>
        <w:t>able to reduce the access or to restrict the access to these web sites</w:t>
      </w:r>
    </w:p>
    <w:p w14:paraId="0EC567BA" w14:textId="77777777" w:rsidR="00E77418" w:rsidRDefault="00E77418" w:rsidP="00E77418">
      <w:pPr>
        <w:pStyle w:val="a3"/>
        <w:numPr>
          <w:ilvl w:val="0"/>
          <w:numId w:val="32"/>
        </w:numPr>
      </w:pPr>
      <w:r>
        <w:rPr>
          <w:rFonts w:hint="eastAsia"/>
        </w:rPr>
        <w:t>类似中国互联网防火长城，能够把一些敏感网站排除在外，并且禁用</w:t>
      </w:r>
      <w:r>
        <w:rPr>
          <w:rFonts w:hint="eastAsia"/>
        </w:rPr>
        <w:t>VPN</w:t>
      </w:r>
      <w:r>
        <w:rPr>
          <w:rFonts w:hint="eastAsia"/>
        </w:rPr>
        <w:t>服务</w:t>
      </w:r>
    </w:p>
    <w:p w14:paraId="46290F5B" w14:textId="77777777" w:rsidR="00E77418" w:rsidRDefault="00E77418" w:rsidP="00E77418">
      <w:pPr>
        <w:pStyle w:val="a3"/>
        <w:numPr>
          <w:ilvl w:val="0"/>
          <w:numId w:val="26"/>
        </w:numPr>
      </w:pPr>
      <w:r>
        <w:t>following the activities of different pages in the different social media</w:t>
      </w:r>
    </w:p>
    <w:p w14:paraId="303EE629" w14:textId="77777777" w:rsidR="00E77418" w:rsidRDefault="00E77418" w:rsidP="00E77418">
      <w:pPr>
        <w:pStyle w:val="a3"/>
        <w:numPr>
          <w:ilvl w:val="0"/>
          <w:numId w:val="32"/>
        </w:numPr>
      </w:pPr>
      <w:r>
        <w:rPr>
          <w:rFonts w:hint="eastAsia"/>
        </w:rPr>
        <w:t>此需求没有弄明白</w:t>
      </w:r>
    </w:p>
    <w:p w14:paraId="78106D09" w14:textId="77777777" w:rsidR="00E77418" w:rsidRDefault="00E77418" w:rsidP="00E77418">
      <w:pPr>
        <w:pStyle w:val="a3"/>
        <w:numPr>
          <w:ilvl w:val="0"/>
          <w:numId w:val="26"/>
        </w:numPr>
      </w:pPr>
      <w:r>
        <w:t>ability to restrict the access to the pages (shouting) the activities using URL or other tool</w:t>
      </w:r>
    </w:p>
    <w:p w14:paraId="2933F0AD" w14:textId="77777777" w:rsidR="00E77418" w:rsidRDefault="00E77418" w:rsidP="00E77418">
      <w:pPr>
        <w:pStyle w:val="a3"/>
        <w:numPr>
          <w:ilvl w:val="0"/>
          <w:numId w:val="32"/>
        </w:numPr>
      </w:pPr>
      <w:r>
        <w:rPr>
          <w:rFonts w:hint="eastAsia"/>
        </w:rPr>
        <w:t>（同</w:t>
      </w:r>
      <w:r>
        <w:rPr>
          <w:rFonts w:hint="eastAsia"/>
        </w:rPr>
        <w:t xml:space="preserve"> Point 3</w:t>
      </w:r>
      <w:r>
        <w:rPr>
          <w:rFonts w:hint="eastAsia"/>
        </w:rPr>
        <w:t>）</w:t>
      </w:r>
    </w:p>
    <w:p w14:paraId="48A4E0CF" w14:textId="77777777" w:rsidR="00E77418" w:rsidRDefault="00E77418" w:rsidP="00E77418">
      <w:pPr>
        <w:pStyle w:val="a3"/>
        <w:numPr>
          <w:ilvl w:val="0"/>
          <w:numId w:val="26"/>
        </w:numPr>
      </w:pPr>
      <w:r>
        <w:t>checking the activities through VPN or other cyber soft and limit or restrict the flux</w:t>
      </w:r>
    </w:p>
    <w:p w14:paraId="7851355F" w14:textId="77777777" w:rsidR="00E77418" w:rsidRDefault="00E77418" w:rsidP="00E77418">
      <w:pPr>
        <w:pStyle w:val="a3"/>
        <w:numPr>
          <w:ilvl w:val="0"/>
          <w:numId w:val="32"/>
        </w:numPr>
      </w:pPr>
      <w:r>
        <w:rPr>
          <w:rFonts w:hint="eastAsia"/>
        </w:rPr>
        <w:t>使用舆情分析系统能部分检测到所谓的</w:t>
      </w:r>
      <w:r>
        <w:rPr>
          <w:rFonts w:hint="eastAsia"/>
        </w:rPr>
        <w:t>cyber soft</w:t>
      </w:r>
      <w:r>
        <w:rPr>
          <w:rFonts w:hint="eastAsia"/>
        </w:rPr>
        <w:t>和</w:t>
      </w:r>
      <w:r>
        <w:rPr>
          <w:rFonts w:hint="eastAsia"/>
        </w:rPr>
        <w:t>flux</w:t>
      </w:r>
      <w:r>
        <w:rPr>
          <w:rFonts w:hint="eastAsia"/>
        </w:rPr>
        <w:t>，但无法控制</w:t>
      </w:r>
    </w:p>
    <w:p w14:paraId="5E7964FC" w14:textId="77777777" w:rsidR="00E77418" w:rsidRDefault="00E77418" w:rsidP="00E77418">
      <w:pPr>
        <w:pStyle w:val="a3"/>
        <w:numPr>
          <w:ilvl w:val="0"/>
          <w:numId w:val="26"/>
        </w:numPr>
      </w:pPr>
      <w:r>
        <w:t>identify the users and location of the persons behind the different accounts</w:t>
      </w:r>
    </w:p>
    <w:p w14:paraId="722411E7" w14:textId="77777777" w:rsidR="00E77418" w:rsidRDefault="00E77418" w:rsidP="00E77418">
      <w:pPr>
        <w:pStyle w:val="a3"/>
        <w:numPr>
          <w:ilvl w:val="0"/>
          <w:numId w:val="32"/>
        </w:numPr>
      </w:pPr>
      <w:r>
        <w:rPr>
          <w:rFonts w:hint="eastAsia"/>
        </w:rPr>
        <w:t>通常使用</w:t>
      </w:r>
      <w:r>
        <w:rPr>
          <w:rFonts w:hint="eastAsia"/>
        </w:rPr>
        <w:t>IP</w:t>
      </w:r>
      <w:r>
        <w:rPr>
          <w:rFonts w:hint="eastAsia"/>
        </w:rPr>
        <w:t>地址来反向追踪其所在位置</w:t>
      </w:r>
    </w:p>
    <w:p w14:paraId="6CCFBC82" w14:textId="77777777" w:rsidR="00E77418" w:rsidRDefault="00E77418" w:rsidP="00E77418">
      <w:pPr>
        <w:pStyle w:val="a3"/>
        <w:numPr>
          <w:ilvl w:val="0"/>
          <w:numId w:val="26"/>
        </w:numPr>
      </w:pPr>
      <w:r>
        <w:t>to secure the activities (virus and other massive attacks)</w:t>
      </w:r>
    </w:p>
    <w:p w14:paraId="787FAF26" w14:textId="77777777" w:rsidR="00E77418" w:rsidRDefault="00E77418" w:rsidP="00E77418">
      <w:pPr>
        <w:pStyle w:val="a3"/>
        <w:numPr>
          <w:ilvl w:val="0"/>
          <w:numId w:val="32"/>
        </w:numPr>
      </w:pPr>
      <w:r>
        <w:rPr>
          <w:rFonts w:hint="eastAsia"/>
        </w:rPr>
        <w:t>为国家建立一个类态势感知平台</w:t>
      </w:r>
      <w:r>
        <w:rPr>
          <w:rFonts w:hint="eastAsia"/>
        </w:rPr>
        <w:t>/SIEM/SOC</w:t>
      </w:r>
    </w:p>
    <w:p w14:paraId="556F429C" w14:textId="77777777" w:rsidR="00E77418" w:rsidRDefault="00E77418" w:rsidP="00E77418">
      <w:pPr>
        <w:pStyle w:val="a3"/>
        <w:numPr>
          <w:ilvl w:val="0"/>
          <w:numId w:val="26"/>
        </w:numPr>
      </w:pPr>
      <w:r>
        <w:t>the global trend and the different connections of the cyber activists</w:t>
      </w:r>
    </w:p>
    <w:p w14:paraId="285B339D" w14:textId="77777777" w:rsidR="00E77418" w:rsidRDefault="00E77418" w:rsidP="00E77418">
      <w:pPr>
        <w:pStyle w:val="a3"/>
        <w:numPr>
          <w:ilvl w:val="0"/>
          <w:numId w:val="32"/>
        </w:numPr>
      </w:pPr>
      <w:r>
        <w:rPr>
          <w:rFonts w:hint="eastAsia"/>
        </w:rPr>
        <w:t>（同</w:t>
      </w:r>
      <w:r>
        <w:rPr>
          <w:rFonts w:hint="eastAsia"/>
        </w:rPr>
        <w:t>Point 8</w:t>
      </w:r>
      <w:r>
        <w:rPr>
          <w:rFonts w:hint="eastAsia"/>
        </w:rPr>
        <w:t>）</w:t>
      </w:r>
    </w:p>
    <w:p w14:paraId="4DD7D8D0" w14:textId="77777777" w:rsidR="00E77418" w:rsidRDefault="00E77418" w:rsidP="00E77418">
      <w:pPr>
        <w:pStyle w:val="a3"/>
        <w:numPr>
          <w:ilvl w:val="0"/>
          <w:numId w:val="26"/>
        </w:numPr>
      </w:pPr>
      <w:r>
        <w:t>to reach all the information based on the influence and the followers of the different pages in the social network and social media</w:t>
      </w:r>
    </w:p>
    <w:p w14:paraId="6CA5880A" w14:textId="77777777" w:rsidR="00E77418" w:rsidRDefault="00E77418" w:rsidP="00E77418">
      <w:pPr>
        <w:pStyle w:val="a3"/>
        <w:numPr>
          <w:ilvl w:val="0"/>
          <w:numId w:val="32"/>
        </w:numPr>
      </w:pPr>
      <w:r>
        <w:rPr>
          <w:rFonts w:hint="eastAsia"/>
        </w:rPr>
        <w:t>舆情分析系统的一部分功能</w:t>
      </w:r>
    </w:p>
    <w:p w14:paraId="2560D7BA" w14:textId="77777777" w:rsidR="00E77418" w:rsidRDefault="00E77418" w:rsidP="00E77418">
      <w:pPr>
        <w:pStyle w:val="a3"/>
        <w:numPr>
          <w:ilvl w:val="0"/>
          <w:numId w:val="26"/>
        </w:numPr>
      </w:pPr>
      <w:r>
        <w:t xml:space="preserve">All other items who could be integrated, and related to the cyber activities, </w:t>
      </w:r>
      <w:proofErr w:type="spellStart"/>
      <w:r>
        <w:t>cyber crimes</w:t>
      </w:r>
      <w:proofErr w:type="spellEnd"/>
      <w:r>
        <w:t xml:space="preserve"> and counter insurgency</w:t>
      </w:r>
      <w:r>
        <w:rPr>
          <w:rFonts w:hint="eastAsia"/>
        </w:rPr>
        <w:t xml:space="preserve"> </w:t>
      </w:r>
      <w:r>
        <w:t>(Globally, we need the equipment, tools and software and training)</w:t>
      </w:r>
    </w:p>
    <w:p w14:paraId="0F40CA39" w14:textId="77777777" w:rsidR="00E77418" w:rsidRDefault="00E77418" w:rsidP="00E77418">
      <w:pPr>
        <w:pStyle w:val="a3"/>
        <w:numPr>
          <w:ilvl w:val="0"/>
          <w:numId w:val="32"/>
        </w:numPr>
      </w:pPr>
      <w:r>
        <w:rPr>
          <w:rFonts w:hint="eastAsia"/>
        </w:rPr>
        <w:t>舆情分析系统</w:t>
      </w:r>
      <w:r>
        <w:rPr>
          <w:rFonts w:hint="eastAsia"/>
        </w:rPr>
        <w:t>/SIEM/SOC/</w:t>
      </w:r>
      <w:r>
        <w:rPr>
          <w:rFonts w:hint="eastAsia"/>
        </w:rPr>
        <w:t>态势感知</w:t>
      </w:r>
    </w:p>
    <w:p w14:paraId="439AA368" w14:textId="77777777" w:rsidR="00E77418" w:rsidRDefault="00E77418" w:rsidP="00E77418"/>
    <w:p w14:paraId="1E7B9730" w14:textId="77777777" w:rsidR="00E77418" w:rsidRDefault="00E77418" w:rsidP="00E77418">
      <w:r>
        <w:rPr>
          <w:rFonts w:hint="eastAsia"/>
        </w:rPr>
        <w:t>研发团队</w:t>
      </w:r>
    </w:p>
    <w:p w14:paraId="0663CE14" w14:textId="77777777" w:rsidR="00E77418" w:rsidRPr="001335BC" w:rsidRDefault="00E77418" w:rsidP="00E77418">
      <w:r>
        <w:rPr>
          <w:rFonts w:hint="eastAsia"/>
        </w:rPr>
        <w:t>步骤：</w:t>
      </w:r>
    </w:p>
    <w:p w14:paraId="3DE58D3D" w14:textId="77777777" w:rsidR="00E77418" w:rsidRDefault="00E77418" w:rsidP="00E77418">
      <w:pPr>
        <w:pStyle w:val="a3"/>
        <w:numPr>
          <w:ilvl w:val="0"/>
          <w:numId w:val="24"/>
        </w:numPr>
      </w:pPr>
      <w:r>
        <w:rPr>
          <w:rFonts w:hint="eastAsia"/>
        </w:rPr>
        <w:t>给出</w:t>
      </w:r>
      <w:r>
        <w:rPr>
          <w:rFonts w:hint="eastAsia"/>
        </w:rPr>
        <w:t xml:space="preserve"> </w:t>
      </w:r>
      <w:r>
        <w:rPr>
          <w:rFonts w:hint="eastAsia"/>
        </w:rPr>
        <w:t>问题。通过关键字搜索猜测搜索者意图，准确返回不同社交媒体如</w:t>
      </w:r>
      <w:r>
        <w:rPr>
          <w:rFonts w:hint="eastAsia"/>
        </w:rPr>
        <w:t>Twitter</w:t>
      </w:r>
      <w:r>
        <w:rPr>
          <w:rFonts w:hint="eastAsia"/>
        </w:rPr>
        <w:t>，微博，</w:t>
      </w:r>
      <w:r>
        <w:rPr>
          <w:rFonts w:hint="eastAsia"/>
        </w:rPr>
        <w:t>Google</w:t>
      </w:r>
      <w:r>
        <w:rPr>
          <w:rFonts w:hint="eastAsia"/>
        </w:rPr>
        <w:t>，各大新闻媒体对某一主题</w:t>
      </w:r>
      <w:r>
        <w:rPr>
          <w:rFonts w:hint="eastAsia"/>
        </w:rPr>
        <w:t>/</w:t>
      </w:r>
      <w:r>
        <w:rPr>
          <w:rFonts w:hint="eastAsia"/>
        </w:rPr>
        <w:t>舆情的正负面评价。</w:t>
      </w:r>
    </w:p>
    <w:p w14:paraId="2A682AF0" w14:textId="77777777" w:rsidR="00E77418" w:rsidRDefault="00E77418" w:rsidP="00E77418">
      <w:pPr>
        <w:pStyle w:val="a3"/>
        <w:numPr>
          <w:ilvl w:val="0"/>
          <w:numId w:val="24"/>
        </w:numPr>
      </w:pPr>
      <w:r>
        <w:rPr>
          <w:rFonts w:hint="eastAsia"/>
        </w:rPr>
        <w:t>给出</w:t>
      </w:r>
      <w:r>
        <w:rPr>
          <w:rFonts w:hint="eastAsia"/>
        </w:rPr>
        <w:t xml:space="preserve"> </w:t>
      </w:r>
      <w:r>
        <w:rPr>
          <w:rFonts w:hint="eastAsia"/>
        </w:rPr>
        <w:t>数据集。数据的收集从最重要的数据源开始收集，对于国内，重要的数据源有新浪微博，微信公众号；对于国外，有</w:t>
      </w:r>
      <w:r>
        <w:rPr>
          <w:rFonts w:hint="eastAsia"/>
        </w:rPr>
        <w:t>twitter</w:t>
      </w:r>
      <w:r>
        <w:rPr>
          <w:rFonts w:hint="eastAsia"/>
        </w:rPr>
        <w:t>，</w:t>
      </w:r>
      <w:r>
        <w:rPr>
          <w:rFonts w:hint="eastAsia"/>
        </w:rPr>
        <w:t>Google</w:t>
      </w:r>
      <w:r>
        <w:rPr>
          <w:rFonts w:hint="eastAsia"/>
        </w:rPr>
        <w:t>等。</w:t>
      </w:r>
    </w:p>
    <w:p w14:paraId="7944017D" w14:textId="77777777" w:rsidR="00E77418" w:rsidRDefault="00E77418" w:rsidP="00E77418">
      <w:pPr>
        <w:pStyle w:val="a3"/>
        <w:numPr>
          <w:ilvl w:val="0"/>
          <w:numId w:val="24"/>
        </w:numPr>
      </w:pPr>
      <w:r>
        <w:rPr>
          <w:rFonts w:hint="eastAsia"/>
        </w:rPr>
        <w:t>给出</w:t>
      </w:r>
      <w:r>
        <w:rPr>
          <w:rFonts w:hint="eastAsia"/>
        </w:rPr>
        <w:t xml:space="preserve"> </w:t>
      </w:r>
      <w:r>
        <w:rPr>
          <w:rFonts w:hint="eastAsia"/>
        </w:rPr>
        <w:t>问题评价标准。对于这个搜索引擎的质量评价，学术上可以使用</w:t>
      </w:r>
      <w:r>
        <w:rPr>
          <w:rFonts w:hint="eastAsia"/>
        </w:rPr>
        <w:t>NDCG</w:t>
      </w:r>
      <w:r>
        <w:rPr>
          <w:rFonts w:hint="eastAsia"/>
        </w:rPr>
        <w:t>，工业上可以收集用户点击，翻页行为等，以作衡量</w:t>
      </w:r>
      <w:r>
        <w:rPr>
          <w:rFonts w:hint="eastAsia"/>
        </w:rPr>
        <w:t xml:space="preserve"> </w:t>
      </w:r>
    </w:p>
    <w:p w14:paraId="40FA237A" w14:textId="77777777" w:rsidR="00E77418" w:rsidRDefault="00E77418" w:rsidP="00E77418">
      <w:pPr>
        <w:pStyle w:val="a3"/>
        <w:numPr>
          <w:ilvl w:val="0"/>
          <w:numId w:val="24"/>
        </w:numPr>
      </w:pPr>
      <w:r>
        <w:rPr>
          <w:rFonts w:hint="eastAsia"/>
        </w:rPr>
        <w:t>定义团队</w:t>
      </w:r>
      <w:r>
        <w:rPr>
          <w:rFonts w:hint="eastAsia"/>
        </w:rPr>
        <w:t>OKR</w:t>
      </w:r>
    </w:p>
    <w:p w14:paraId="572FDDF4" w14:textId="77777777" w:rsidR="00E77418" w:rsidRDefault="00E77418" w:rsidP="00E77418">
      <w:pPr>
        <w:pStyle w:val="a3"/>
        <w:numPr>
          <w:ilvl w:val="1"/>
          <w:numId w:val="24"/>
        </w:numPr>
      </w:pPr>
      <w:r>
        <w:rPr>
          <w:rFonts w:hint="eastAsia"/>
        </w:rPr>
        <w:t>目标</w:t>
      </w:r>
      <w:r>
        <w:rPr>
          <w:rFonts w:hint="eastAsia"/>
        </w:rPr>
        <w:t>O</w:t>
      </w:r>
      <w:r>
        <w:rPr>
          <w:rFonts w:hint="eastAsia"/>
        </w:rPr>
        <w:t>：构建一个基于文本的垂直搜索引擎，以作舆情分析之用</w:t>
      </w:r>
    </w:p>
    <w:p w14:paraId="6262C34A" w14:textId="77777777" w:rsidR="00E77418" w:rsidRDefault="00E77418" w:rsidP="00E77418">
      <w:pPr>
        <w:pStyle w:val="a3"/>
        <w:numPr>
          <w:ilvl w:val="1"/>
          <w:numId w:val="24"/>
        </w:numPr>
      </w:pPr>
      <w:r>
        <w:rPr>
          <w:rFonts w:hint="eastAsia"/>
        </w:rPr>
        <w:t>关键成果</w:t>
      </w:r>
      <w:r>
        <w:rPr>
          <w:rFonts w:hint="eastAsia"/>
        </w:rPr>
        <w:t>KR</w:t>
      </w:r>
      <w:r>
        <w:rPr>
          <w:rFonts w:hint="eastAsia"/>
        </w:rPr>
        <w:t>：</w:t>
      </w:r>
    </w:p>
    <w:p w14:paraId="01EACC12" w14:textId="77777777" w:rsidR="00E77418" w:rsidRDefault="00E77418" w:rsidP="00E77418">
      <w:pPr>
        <w:pStyle w:val="a3"/>
        <w:numPr>
          <w:ilvl w:val="2"/>
          <w:numId w:val="24"/>
        </w:numPr>
      </w:pPr>
      <w:r>
        <w:rPr>
          <w:rFonts w:hint="eastAsia"/>
        </w:rPr>
        <w:t>单个</w:t>
      </w:r>
      <w:r>
        <w:rPr>
          <w:rFonts w:hint="eastAsia"/>
        </w:rPr>
        <w:t>AND</w:t>
      </w:r>
      <w:r>
        <w:rPr>
          <w:rFonts w:hint="eastAsia"/>
        </w:rPr>
        <w:t>查询响应时间维持在</w:t>
      </w:r>
      <w:proofErr w:type="spellStart"/>
      <w:r>
        <w:rPr>
          <w:rFonts w:hint="eastAsia"/>
        </w:rPr>
        <w:t>ms</w:t>
      </w:r>
      <w:proofErr w:type="spellEnd"/>
      <w:r>
        <w:rPr>
          <w:rFonts w:hint="eastAsia"/>
        </w:rPr>
        <w:t>级别</w:t>
      </w:r>
    </w:p>
    <w:p w14:paraId="27A38E61" w14:textId="77777777" w:rsidR="00E77418" w:rsidRDefault="00E77418" w:rsidP="00E77418">
      <w:pPr>
        <w:pStyle w:val="a3"/>
        <w:numPr>
          <w:ilvl w:val="2"/>
          <w:numId w:val="24"/>
        </w:numPr>
      </w:pPr>
      <w:r>
        <w:rPr>
          <w:rFonts w:hint="eastAsia"/>
        </w:rPr>
        <w:t>索引文档数目需要达到亿级别</w:t>
      </w:r>
    </w:p>
    <w:p w14:paraId="4899EFCA" w14:textId="77777777" w:rsidR="00E77418" w:rsidRDefault="00E77418" w:rsidP="00E77418">
      <w:pPr>
        <w:pStyle w:val="a3"/>
        <w:numPr>
          <w:ilvl w:val="2"/>
          <w:numId w:val="24"/>
        </w:numPr>
      </w:pPr>
      <w:r>
        <w:rPr>
          <w:rFonts w:hint="eastAsia"/>
        </w:rPr>
        <w:t>当网站内容发生变更时，在</w:t>
      </w:r>
      <w:r>
        <w:rPr>
          <w:rFonts w:hint="eastAsia"/>
        </w:rPr>
        <w:t>1</w:t>
      </w:r>
      <w:r>
        <w:rPr>
          <w:rFonts w:hint="eastAsia"/>
        </w:rPr>
        <w:t>天时间内需要在搜索结果中体现</w:t>
      </w:r>
    </w:p>
    <w:p w14:paraId="5490ECFA" w14:textId="77777777" w:rsidR="00E77418" w:rsidRDefault="00E77418" w:rsidP="00E77418">
      <w:pPr>
        <w:pStyle w:val="a3"/>
        <w:numPr>
          <w:ilvl w:val="0"/>
          <w:numId w:val="24"/>
        </w:numPr>
      </w:pPr>
      <w:r>
        <w:rPr>
          <w:rFonts w:hint="eastAsia"/>
        </w:rPr>
        <w:t>潜在挑战和风险：</w:t>
      </w:r>
    </w:p>
    <w:p w14:paraId="56E00F6E" w14:textId="77777777" w:rsidR="00E77418" w:rsidRDefault="00E77418" w:rsidP="00E77418">
      <w:pPr>
        <w:pStyle w:val="a3"/>
        <w:numPr>
          <w:ilvl w:val="1"/>
          <w:numId w:val="24"/>
        </w:numPr>
      </w:pPr>
      <w:r>
        <w:rPr>
          <w:rFonts w:hint="eastAsia"/>
        </w:rPr>
        <w:t>NA</w:t>
      </w:r>
    </w:p>
    <w:p w14:paraId="6CBCDC47" w14:textId="77777777" w:rsidR="00E77418" w:rsidRDefault="00E77418" w:rsidP="00E77418"/>
    <w:p w14:paraId="245B9086" w14:textId="77777777" w:rsidR="00E77418" w:rsidRDefault="00E77418" w:rsidP="00E77418">
      <w:r>
        <w:rPr>
          <w:rFonts w:hint="eastAsia"/>
        </w:rPr>
        <w:t>人员构成</w:t>
      </w:r>
    </w:p>
    <w:p w14:paraId="693B8410" w14:textId="1D42F969" w:rsidR="00E77418" w:rsidRDefault="00E77418" w:rsidP="00E77418">
      <w:pPr>
        <w:pStyle w:val="a3"/>
        <w:numPr>
          <w:ilvl w:val="0"/>
          <w:numId w:val="22"/>
        </w:numPr>
      </w:pPr>
      <w:r>
        <w:rPr>
          <w:rFonts w:hint="eastAsia"/>
        </w:rPr>
        <w:t>1</w:t>
      </w:r>
      <w:r>
        <w:rPr>
          <w:rFonts w:hint="eastAsia"/>
        </w:rPr>
        <w:t>产品经理</w:t>
      </w:r>
    </w:p>
    <w:p w14:paraId="0C0E1DE0" w14:textId="62BEB281" w:rsidR="002D6CF1" w:rsidRDefault="00E77418" w:rsidP="002D6CF1">
      <w:pPr>
        <w:pStyle w:val="a3"/>
        <w:numPr>
          <w:ilvl w:val="0"/>
          <w:numId w:val="22"/>
        </w:numPr>
      </w:pPr>
      <w:r>
        <w:rPr>
          <w:rFonts w:hint="eastAsia"/>
        </w:rPr>
        <w:t>4</w:t>
      </w:r>
      <w:r>
        <w:rPr>
          <w:rFonts w:hint="eastAsia"/>
        </w:rPr>
        <w:t>算法工程师（搜索引擎方向）</w:t>
      </w:r>
    </w:p>
    <w:p w14:paraId="3F54CAA3" w14:textId="77777777" w:rsidR="00E77418" w:rsidRPr="00E77418" w:rsidRDefault="00E77418" w:rsidP="00E77418"/>
    <w:p w14:paraId="3F5FF621" w14:textId="5DC51326" w:rsidR="001335BC" w:rsidRDefault="001335BC" w:rsidP="001335BC">
      <w:r>
        <w:rPr>
          <w:rFonts w:hint="eastAsia"/>
        </w:rPr>
        <w:t>引擎部件与架构体系：</w:t>
      </w:r>
    </w:p>
    <w:p w14:paraId="5F72221C" w14:textId="502D9961" w:rsidR="001335BC" w:rsidRDefault="001335BC" w:rsidP="001335BC">
      <w:pPr>
        <w:pStyle w:val="a3"/>
        <w:numPr>
          <w:ilvl w:val="0"/>
          <w:numId w:val="18"/>
        </w:numPr>
      </w:pPr>
      <w:r>
        <w:rPr>
          <w:rFonts w:hint="eastAsia"/>
        </w:rPr>
        <w:t>爬虫</w:t>
      </w:r>
      <w:r w:rsidR="00A940C7">
        <w:rPr>
          <w:rFonts w:hint="eastAsia"/>
        </w:rPr>
        <w:t>Crawler</w:t>
      </w:r>
    </w:p>
    <w:p w14:paraId="1CC392B5" w14:textId="20AF9D2F" w:rsidR="001335BC" w:rsidRDefault="00D2216A" w:rsidP="001335BC">
      <w:pPr>
        <w:pStyle w:val="a3"/>
        <w:numPr>
          <w:ilvl w:val="0"/>
          <w:numId w:val="18"/>
        </w:numPr>
      </w:pPr>
      <w:r>
        <w:rPr>
          <w:rFonts w:hint="eastAsia"/>
        </w:rPr>
        <w:t>索引</w:t>
      </w:r>
      <w:r w:rsidR="00A940C7">
        <w:rPr>
          <w:rFonts w:hint="eastAsia"/>
        </w:rPr>
        <w:t>Indexer</w:t>
      </w:r>
    </w:p>
    <w:p w14:paraId="3F99694A" w14:textId="1620A882" w:rsidR="001335BC" w:rsidRDefault="00D2216A" w:rsidP="00D2216A">
      <w:pPr>
        <w:pStyle w:val="a3"/>
        <w:numPr>
          <w:ilvl w:val="0"/>
          <w:numId w:val="18"/>
        </w:numPr>
      </w:pPr>
      <w:r>
        <w:rPr>
          <w:rFonts w:hint="eastAsia"/>
        </w:rPr>
        <w:t>排序</w:t>
      </w:r>
      <w:r w:rsidR="00A940C7">
        <w:rPr>
          <w:rFonts w:hint="eastAsia"/>
        </w:rPr>
        <w:t>Ranker</w:t>
      </w:r>
    </w:p>
    <w:p w14:paraId="1AA98B47" w14:textId="33481348" w:rsidR="00D2216A" w:rsidRDefault="00D2216A" w:rsidP="00D2216A">
      <w:pPr>
        <w:pStyle w:val="a3"/>
        <w:numPr>
          <w:ilvl w:val="0"/>
          <w:numId w:val="18"/>
        </w:numPr>
      </w:pPr>
      <w:r>
        <w:rPr>
          <w:rFonts w:hint="eastAsia"/>
        </w:rPr>
        <w:t>大数据存储与计算</w:t>
      </w:r>
    </w:p>
    <w:p w14:paraId="404A64CC" w14:textId="6D57E77B" w:rsidR="00543D3B" w:rsidRDefault="00543D3B" w:rsidP="00D2216A">
      <w:pPr>
        <w:pStyle w:val="a3"/>
        <w:numPr>
          <w:ilvl w:val="0"/>
          <w:numId w:val="18"/>
        </w:numPr>
      </w:pPr>
      <w:r>
        <w:rPr>
          <w:rFonts w:hint="eastAsia"/>
        </w:rPr>
        <w:t>UI</w:t>
      </w:r>
      <w:r>
        <w:rPr>
          <w:rFonts w:hint="eastAsia"/>
        </w:rPr>
        <w:t>交互</w:t>
      </w:r>
    </w:p>
    <w:p w14:paraId="2E5520F2" w14:textId="6BC0D297" w:rsidR="009B2090" w:rsidRDefault="0016127C" w:rsidP="006357DC">
      <w:pPr>
        <w:jc w:val="center"/>
      </w:pPr>
      <w:r>
        <w:rPr>
          <w:rFonts w:hint="eastAsia"/>
          <w:noProof/>
        </w:rPr>
        <w:drawing>
          <wp:inline distT="0" distB="0" distL="0" distR="0" wp14:anchorId="559B9DF2" wp14:editId="6E770296">
            <wp:extent cx="2654935" cy="3154222"/>
            <wp:effectExtent l="0" t="0" r="12065" b="0"/>
            <wp:docPr id="4" name="Picture 4" descr="../Screen%20Shot%202018-11-14%20at%202.24.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14%20at%202.24.0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508" cy="3178663"/>
                    </a:xfrm>
                    <a:prstGeom prst="rect">
                      <a:avLst/>
                    </a:prstGeom>
                    <a:noFill/>
                    <a:ln>
                      <a:noFill/>
                    </a:ln>
                  </pic:spPr>
                </pic:pic>
              </a:graphicData>
            </a:graphic>
          </wp:inline>
        </w:drawing>
      </w:r>
    </w:p>
    <w:p w14:paraId="0FFA7F1B" w14:textId="5EF340DE" w:rsidR="00E77418" w:rsidRDefault="00E77418" w:rsidP="006357DC">
      <w:pPr>
        <w:jc w:val="center"/>
      </w:pPr>
      <w:r>
        <w:rPr>
          <w:rFonts w:hint="eastAsia"/>
        </w:rPr>
        <w:t>UI</w:t>
      </w:r>
      <w:r>
        <w:rPr>
          <w:rFonts w:hint="eastAsia"/>
        </w:rPr>
        <w:t>整体呈现</w:t>
      </w:r>
      <w:r>
        <w:rPr>
          <w:rFonts w:hint="eastAsia"/>
        </w:rPr>
        <w:t>1</w:t>
      </w:r>
    </w:p>
    <w:p w14:paraId="52D63C49" w14:textId="73DA31FA" w:rsidR="00A940C7" w:rsidRDefault="00A940C7" w:rsidP="00A940C7">
      <w:r>
        <w:rPr>
          <w:rFonts w:hint="eastAsia"/>
        </w:rPr>
        <w:t>Crawler:</w:t>
      </w:r>
    </w:p>
    <w:p w14:paraId="7FD39A7A" w14:textId="68E6C25E" w:rsidR="00A940C7" w:rsidRDefault="00A940C7" w:rsidP="00A940C7">
      <w:pPr>
        <w:pStyle w:val="a3"/>
        <w:numPr>
          <w:ilvl w:val="0"/>
          <w:numId w:val="33"/>
        </w:numPr>
      </w:pPr>
      <w:r>
        <w:rPr>
          <w:rFonts w:hint="eastAsia"/>
        </w:rPr>
        <w:t>输入：</w:t>
      </w:r>
      <w:r>
        <w:rPr>
          <w:rFonts w:hint="eastAsia"/>
        </w:rPr>
        <w:t>URL</w:t>
      </w:r>
      <w:r>
        <w:rPr>
          <w:rFonts w:hint="eastAsia"/>
        </w:rPr>
        <w:t>列表</w:t>
      </w:r>
    </w:p>
    <w:p w14:paraId="5E094A97" w14:textId="6CFA87C3" w:rsidR="00A940C7" w:rsidRDefault="00A940C7" w:rsidP="00A940C7">
      <w:pPr>
        <w:pStyle w:val="a3"/>
        <w:numPr>
          <w:ilvl w:val="0"/>
          <w:numId w:val="33"/>
        </w:numPr>
      </w:pPr>
      <w:r>
        <w:rPr>
          <w:rFonts w:hint="eastAsia"/>
        </w:rPr>
        <w:t>输出：下载好的网页以及分析出来的一批新</w:t>
      </w:r>
      <w:r>
        <w:rPr>
          <w:rFonts w:hint="eastAsia"/>
        </w:rPr>
        <w:t>URL</w:t>
      </w:r>
    </w:p>
    <w:p w14:paraId="77BB8FF9" w14:textId="77777777" w:rsidR="00A940C7" w:rsidRDefault="00A940C7" w:rsidP="00A940C7"/>
    <w:p w14:paraId="1BB4A7D6" w14:textId="34112397" w:rsidR="00A940C7" w:rsidRDefault="00A940C7" w:rsidP="00A940C7">
      <w:r>
        <w:rPr>
          <w:rFonts w:hint="eastAsia"/>
        </w:rPr>
        <w:t>Indexer</w:t>
      </w:r>
      <w:r>
        <w:rPr>
          <w:rFonts w:hint="eastAsia"/>
        </w:rPr>
        <w:t>：</w:t>
      </w:r>
    </w:p>
    <w:p w14:paraId="732D8340" w14:textId="0D8E17E1" w:rsidR="00A940C7" w:rsidRDefault="00A940C7" w:rsidP="00A940C7">
      <w:pPr>
        <w:pStyle w:val="a3"/>
        <w:numPr>
          <w:ilvl w:val="0"/>
          <w:numId w:val="34"/>
        </w:numPr>
      </w:pPr>
      <w:r>
        <w:rPr>
          <w:rFonts w:hint="eastAsia"/>
        </w:rPr>
        <w:t>输入：原始网页</w:t>
      </w:r>
    </w:p>
    <w:p w14:paraId="7DED4A2E" w14:textId="0024C764" w:rsidR="00A940C7" w:rsidRDefault="00A940C7" w:rsidP="00A940C7">
      <w:pPr>
        <w:pStyle w:val="a3"/>
        <w:numPr>
          <w:ilvl w:val="0"/>
          <w:numId w:val="34"/>
        </w:numPr>
      </w:pPr>
      <w:r>
        <w:rPr>
          <w:rFonts w:hint="eastAsia"/>
        </w:rPr>
        <w:t>输出：倒排索引和前向索引</w:t>
      </w:r>
    </w:p>
    <w:p w14:paraId="1E020AC4" w14:textId="77777777" w:rsidR="00A940C7" w:rsidRDefault="00A940C7" w:rsidP="00A940C7"/>
    <w:p w14:paraId="0BB74E1D" w14:textId="62FCEDC2" w:rsidR="00A940C7" w:rsidRDefault="00A940C7" w:rsidP="00A940C7">
      <w:r>
        <w:rPr>
          <w:rFonts w:hint="eastAsia"/>
        </w:rPr>
        <w:t>Ranker</w:t>
      </w:r>
      <w:r>
        <w:rPr>
          <w:rFonts w:hint="eastAsia"/>
        </w:rPr>
        <w:t>：</w:t>
      </w:r>
    </w:p>
    <w:p w14:paraId="3160A093" w14:textId="57AF4D7D" w:rsidR="00A940C7" w:rsidRDefault="00A940C7" w:rsidP="00A940C7">
      <w:pPr>
        <w:pStyle w:val="a3"/>
        <w:numPr>
          <w:ilvl w:val="0"/>
          <w:numId w:val="35"/>
        </w:numPr>
      </w:pPr>
      <w:r>
        <w:rPr>
          <w:rFonts w:hint="eastAsia"/>
        </w:rPr>
        <w:t>输入：用于查询的索引</w:t>
      </w:r>
    </w:p>
    <w:p w14:paraId="7B3C8EC5" w14:textId="63889F03" w:rsidR="00A940C7" w:rsidRDefault="00A940C7" w:rsidP="00A940C7">
      <w:pPr>
        <w:pStyle w:val="a3"/>
        <w:numPr>
          <w:ilvl w:val="0"/>
          <w:numId w:val="35"/>
        </w:numPr>
      </w:pPr>
      <w:r>
        <w:rPr>
          <w:rFonts w:hint="eastAsia"/>
        </w:rPr>
        <w:t>输出：排序后的查询结果，用户隐形和显性反馈</w:t>
      </w:r>
    </w:p>
    <w:p w14:paraId="2783E869" w14:textId="77777777" w:rsidR="0016127C" w:rsidRDefault="0016127C" w:rsidP="009B2090"/>
    <w:p w14:paraId="56911168" w14:textId="638E82E3" w:rsidR="00CF42AB" w:rsidRDefault="00CF42AB" w:rsidP="006357DC">
      <w:pPr>
        <w:jc w:val="center"/>
      </w:pPr>
      <w:r>
        <w:rPr>
          <w:rFonts w:hint="eastAsia"/>
          <w:noProof/>
        </w:rPr>
        <w:drawing>
          <wp:inline distT="0" distB="0" distL="0" distR="0" wp14:anchorId="713A8555" wp14:editId="15538E18">
            <wp:extent cx="2705735" cy="3171676"/>
            <wp:effectExtent l="0" t="0" r="12065" b="3810"/>
            <wp:docPr id="5" name="Picture 5" descr="../Screen%20Shot%202018-11-14%20at%202.24.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1-14%20at%202.24.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9897" cy="3199999"/>
                    </a:xfrm>
                    <a:prstGeom prst="rect">
                      <a:avLst/>
                    </a:prstGeom>
                    <a:noFill/>
                    <a:ln>
                      <a:noFill/>
                    </a:ln>
                  </pic:spPr>
                </pic:pic>
              </a:graphicData>
            </a:graphic>
          </wp:inline>
        </w:drawing>
      </w:r>
    </w:p>
    <w:p w14:paraId="350C73C5" w14:textId="5F9337BD" w:rsidR="00E77418" w:rsidRPr="00E77418" w:rsidRDefault="00E77418" w:rsidP="006357DC">
      <w:pPr>
        <w:jc w:val="center"/>
      </w:pPr>
      <w:r>
        <w:rPr>
          <w:rFonts w:hint="eastAsia"/>
        </w:rPr>
        <w:t>关键数据呈现：</w:t>
      </w:r>
      <w:r>
        <w:rPr>
          <w:rFonts w:hint="eastAsia"/>
        </w:rPr>
        <w:t>Lexicon</w:t>
      </w:r>
      <w:r>
        <w:rPr>
          <w:rFonts w:hint="eastAsia"/>
        </w:rPr>
        <w:t>，前向和倒排索引</w:t>
      </w:r>
    </w:p>
    <w:p w14:paraId="11565B89" w14:textId="77777777" w:rsidR="00C132B9" w:rsidRDefault="00C132B9" w:rsidP="006357DC">
      <w:pPr>
        <w:jc w:val="center"/>
      </w:pPr>
    </w:p>
    <w:p w14:paraId="66C14E60" w14:textId="68E5DFE2" w:rsidR="00AD28A5" w:rsidRDefault="006357DC" w:rsidP="006357DC">
      <w:pPr>
        <w:jc w:val="center"/>
      </w:pPr>
      <w:r>
        <w:rPr>
          <w:rFonts w:hint="eastAsia"/>
          <w:noProof/>
        </w:rPr>
        <w:drawing>
          <wp:inline distT="0" distB="0" distL="0" distR="0" wp14:anchorId="059EBB62" wp14:editId="047182E8">
            <wp:extent cx="2540635" cy="4590368"/>
            <wp:effectExtent l="0" t="0" r="0" b="7620"/>
            <wp:docPr id="6" name="Picture 6" descr="../Screen%20Shot%202018-11-14%20at%202.2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1-14%20at%202.27.2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21" cy="4604074"/>
                    </a:xfrm>
                    <a:prstGeom prst="rect">
                      <a:avLst/>
                    </a:prstGeom>
                    <a:noFill/>
                    <a:ln>
                      <a:noFill/>
                    </a:ln>
                  </pic:spPr>
                </pic:pic>
              </a:graphicData>
            </a:graphic>
          </wp:inline>
        </w:drawing>
      </w:r>
    </w:p>
    <w:p w14:paraId="512BE8D3" w14:textId="5BDC514D" w:rsidR="00E77418" w:rsidRDefault="00E77418" w:rsidP="006357DC">
      <w:pPr>
        <w:jc w:val="center"/>
      </w:pPr>
      <w:r>
        <w:rPr>
          <w:rFonts w:hint="eastAsia"/>
        </w:rPr>
        <w:t>关键数据呈现：存储系统</w:t>
      </w:r>
    </w:p>
    <w:p w14:paraId="460FE1B6" w14:textId="77777777" w:rsidR="00E77418" w:rsidRDefault="00E77418" w:rsidP="006357DC">
      <w:pPr>
        <w:jc w:val="center"/>
      </w:pPr>
    </w:p>
    <w:p w14:paraId="20E8A9A5" w14:textId="5A8B8935" w:rsidR="00AD28A5" w:rsidRDefault="006357DC" w:rsidP="006357DC">
      <w:pPr>
        <w:jc w:val="center"/>
      </w:pPr>
      <w:r>
        <w:rPr>
          <w:rFonts w:hint="eastAsia"/>
          <w:noProof/>
        </w:rPr>
        <w:drawing>
          <wp:inline distT="0" distB="0" distL="0" distR="0" wp14:anchorId="715F590F" wp14:editId="277A2E8B">
            <wp:extent cx="2705735" cy="2420036"/>
            <wp:effectExtent l="0" t="0" r="12065" b="0"/>
            <wp:docPr id="7" name="Picture 7" descr="../Screen%20Shot%202018-11-14%20at%202.28.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1-14%20at%202.28.0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784" cy="2424552"/>
                    </a:xfrm>
                    <a:prstGeom prst="rect">
                      <a:avLst/>
                    </a:prstGeom>
                    <a:noFill/>
                    <a:ln>
                      <a:noFill/>
                    </a:ln>
                  </pic:spPr>
                </pic:pic>
              </a:graphicData>
            </a:graphic>
          </wp:inline>
        </w:drawing>
      </w:r>
    </w:p>
    <w:p w14:paraId="748B8587" w14:textId="01E281BA" w:rsidR="00E77418" w:rsidRDefault="00E77418" w:rsidP="006357DC">
      <w:pPr>
        <w:jc w:val="center"/>
      </w:pPr>
      <w:r>
        <w:rPr>
          <w:rFonts w:hint="eastAsia"/>
        </w:rPr>
        <w:t>关键数据呈现：在线搜索</w:t>
      </w:r>
    </w:p>
    <w:p w14:paraId="1C424DC4" w14:textId="77777777" w:rsidR="00A9773E" w:rsidRDefault="00A9773E" w:rsidP="009B2090"/>
    <w:p w14:paraId="39BA8FD8" w14:textId="77777777" w:rsidR="00983983" w:rsidRDefault="00983983" w:rsidP="00983983">
      <w:pPr>
        <w:pStyle w:val="3"/>
      </w:pPr>
      <w:bookmarkStart w:id="20" w:name="_Toc529978856"/>
      <w:r>
        <w:rPr>
          <w:rFonts w:hint="eastAsia"/>
        </w:rPr>
        <w:t>通讯录（</w:t>
      </w:r>
      <w:r>
        <w:rPr>
          <w:rFonts w:hint="eastAsia"/>
        </w:rPr>
        <w:t>draft1</w:t>
      </w:r>
      <w:r>
        <w:rPr>
          <w:rFonts w:hint="eastAsia"/>
        </w:rPr>
        <w:t>）</w:t>
      </w:r>
      <w:bookmarkEnd w:id="20"/>
    </w:p>
    <w:p w14:paraId="452D20BE" w14:textId="77777777" w:rsidR="00983983" w:rsidRDefault="00983983" w:rsidP="00983983">
      <w:pPr>
        <w:pStyle w:val="a3"/>
        <w:numPr>
          <w:ilvl w:val="0"/>
          <w:numId w:val="1"/>
        </w:numPr>
      </w:pPr>
      <w:r>
        <w:rPr>
          <w:rFonts w:hint="eastAsia"/>
        </w:rPr>
        <w:t>需求：由计算机自动设计并生成一通讯录</w:t>
      </w:r>
      <w:r>
        <w:rPr>
          <w:rFonts w:hint="eastAsia"/>
        </w:rPr>
        <w:t>APP</w:t>
      </w:r>
    </w:p>
    <w:p w14:paraId="6F4DF99A" w14:textId="77777777" w:rsidR="00983983" w:rsidRDefault="00983983" w:rsidP="00983983">
      <w:pPr>
        <w:pStyle w:val="a3"/>
        <w:numPr>
          <w:ilvl w:val="0"/>
          <w:numId w:val="1"/>
        </w:numPr>
      </w:pPr>
      <w:r>
        <w:rPr>
          <w:rFonts w:hint="eastAsia"/>
        </w:rPr>
        <w:t>需求分析：背后的原始数据为</w:t>
      </w:r>
      <w:r>
        <w:t>(name, value) pair</w:t>
      </w:r>
      <w:r>
        <w:rPr>
          <w:rFonts w:hint="eastAsia"/>
        </w:rPr>
        <w:t>。由核心数据衍生出多种表现形式和多种用户操作，如新增，删除和编辑。这部分可以使用模版预设，提前完成</w:t>
      </w:r>
      <w:r>
        <w:rPr>
          <w:rFonts w:hint="eastAsia"/>
        </w:rPr>
        <w:t>80%</w:t>
      </w:r>
      <w:r>
        <w:rPr>
          <w:rFonts w:hint="eastAsia"/>
        </w:rPr>
        <w:t>的工作。最后需加入用户个性化需求，此是剩余</w:t>
      </w:r>
      <w:r>
        <w:rPr>
          <w:rFonts w:hint="eastAsia"/>
        </w:rPr>
        <w:t>10%</w:t>
      </w:r>
      <w:r>
        <w:rPr>
          <w:rFonts w:hint="eastAsia"/>
        </w:rPr>
        <w:t>的研发工作。</w:t>
      </w:r>
    </w:p>
    <w:p w14:paraId="45B4760F" w14:textId="77777777" w:rsidR="00983983" w:rsidRDefault="00983983" w:rsidP="009B2090"/>
    <w:p w14:paraId="1F5EA2E7" w14:textId="5083DD6D" w:rsidR="009B2090" w:rsidRDefault="009B2090" w:rsidP="008E68B3">
      <w:pPr>
        <w:pStyle w:val="2"/>
      </w:pPr>
      <w:bookmarkStart w:id="21" w:name="_Toc529978857"/>
      <w:r>
        <w:rPr>
          <w:rFonts w:hint="eastAsia"/>
        </w:rPr>
        <w:t>5</w:t>
      </w:r>
      <w:r>
        <w:rPr>
          <w:rFonts w:hint="eastAsia"/>
        </w:rPr>
        <w:t>分钟</w:t>
      </w:r>
      <w:r w:rsidR="008E68B3">
        <w:rPr>
          <w:rFonts w:hint="eastAsia"/>
        </w:rPr>
        <w:t>视频</w:t>
      </w:r>
      <w:r w:rsidR="00AC7B2F">
        <w:rPr>
          <w:rFonts w:hint="eastAsia"/>
        </w:rPr>
        <w:t>介绍</w:t>
      </w:r>
      <w:r w:rsidR="0061211E">
        <w:rPr>
          <w:rFonts w:hint="eastAsia"/>
        </w:rPr>
        <w:t>（</w:t>
      </w:r>
      <w:r w:rsidR="0061211E">
        <w:rPr>
          <w:rFonts w:hint="eastAsia"/>
        </w:rPr>
        <w:t>TODO</w:t>
      </w:r>
      <w:r w:rsidR="0061211E">
        <w:rPr>
          <w:rFonts w:hint="eastAsia"/>
        </w:rPr>
        <w:t>）</w:t>
      </w:r>
      <w:bookmarkEnd w:id="21"/>
    </w:p>
    <w:p w14:paraId="47A5BBF7" w14:textId="0C9C4878" w:rsidR="008E68B3" w:rsidRDefault="008E68B3" w:rsidP="009B2090">
      <w:pPr>
        <w:pStyle w:val="3"/>
      </w:pPr>
      <w:bookmarkStart w:id="22" w:name="_Toc529978858"/>
      <w:r>
        <w:rPr>
          <w:rFonts w:hint="eastAsia"/>
        </w:rPr>
        <w:t>需求</w:t>
      </w:r>
      <w:bookmarkEnd w:id="22"/>
    </w:p>
    <w:p w14:paraId="3C28CE4B" w14:textId="5D419109" w:rsidR="008E68B3" w:rsidRDefault="009B2090" w:rsidP="008E68B3">
      <w:pPr>
        <w:pStyle w:val="a3"/>
        <w:numPr>
          <w:ilvl w:val="0"/>
          <w:numId w:val="10"/>
        </w:numPr>
      </w:pPr>
      <w:r>
        <w:rPr>
          <w:rFonts w:hint="eastAsia"/>
        </w:rPr>
        <w:t>按时顺</w:t>
      </w:r>
    </w:p>
    <w:p w14:paraId="047EEBBE" w14:textId="3765FDDB" w:rsidR="008E68B3" w:rsidRDefault="009B2090" w:rsidP="008E68B3">
      <w:pPr>
        <w:pStyle w:val="a3"/>
        <w:numPr>
          <w:ilvl w:val="0"/>
          <w:numId w:val="10"/>
        </w:numPr>
      </w:pPr>
      <w:r>
        <w:rPr>
          <w:rFonts w:hint="eastAsia"/>
        </w:rPr>
        <w:t>需</w:t>
      </w:r>
      <w:r w:rsidR="008E68B3">
        <w:rPr>
          <w:rFonts w:hint="eastAsia"/>
        </w:rPr>
        <w:t>场景化</w:t>
      </w:r>
    </w:p>
    <w:p w14:paraId="23C89305" w14:textId="46005AF5" w:rsidR="008E68B3" w:rsidRDefault="009B2090" w:rsidP="008E68B3">
      <w:pPr>
        <w:pStyle w:val="a3"/>
        <w:numPr>
          <w:ilvl w:val="0"/>
          <w:numId w:val="10"/>
        </w:numPr>
      </w:pPr>
      <w:r>
        <w:rPr>
          <w:rFonts w:hint="eastAsia"/>
        </w:rPr>
        <w:t>突出多数客户经</w:t>
      </w:r>
      <w:r w:rsidR="008E68B3">
        <w:rPr>
          <w:rFonts w:hint="eastAsia"/>
        </w:rPr>
        <w:t>统计分析</w:t>
      </w:r>
      <w:r>
        <w:rPr>
          <w:rFonts w:hint="eastAsia"/>
        </w:rPr>
        <w:t>后的共性</w:t>
      </w:r>
      <w:r w:rsidR="008E68B3">
        <w:t xml:space="preserve"> </w:t>
      </w:r>
    </w:p>
    <w:p w14:paraId="142678FF" w14:textId="4C2D059E" w:rsidR="008E68B3" w:rsidRDefault="009B2090" w:rsidP="008E68B3">
      <w:pPr>
        <w:pStyle w:val="a3"/>
        <w:numPr>
          <w:ilvl w:val="0"/>
          <w:numId w:val="10"/>
        </w:numPr>
      </w:pPr>
      <w:r>
        <w:rPr>
          <w:rFonts w:hint="eastAsia"/>
        </w:rPr>
        <w:t>突出</w:t>
      </w:r>
      <w:r w:rsidR="008E68B3">
        <w:rPr>
          <w:rFonts w:hint="eastAsia"/>
        </w:rPr>
        <w:t>客户的个性化需求分析</w:t>
      </w:r>
    </w:p>
    <w:p w14:paraId="22FC7F1E" w14:textId="77777777" w:rsidR="008E68B3" w:rsidRDefault="008E68B3" w:rsidP="008E68B3">
      <w:pPr>
        <w:pStyle w:val="a3"/>
        <w:numPr>
          <w:ilvl w:val="0"/>
          <w:numId w:val="10"/>
        </w:numPr>
      </w:pPr>
      <w:r>
        <w:rPr>
          <w:rFonts w:hint="eastAsia"/>
        </w:rPr>
        <w:t>体现适应能力强且快的特点</w:t>
      </w:r>
    </w:p>
    <w:p w14:paraId="4BA56961" w14:textId="2B970083" w:rsidR="008E68B3" w:rsidRDefault="009B2090" w:rsidP="008E68B3">
      <w:pPr>
        <w:pStyle w:val="a3"/>
        <w:numPr>
          <w:ilvl w:val="0"/>
          <w:numId w:val="10"/>
        </w:numPr>
      </w:pPr>
      <w:r>
        <w:rPr>
          <w:rFonts w:hint="eastAsia"/>
        </w:rPr>
        <w:t>有可</w:t>
      </w:r>
      <w:r w:rsidR="008E68B3">
        <w:rPr>
          <w:rFonts w:hint="eastAsia"/>
        </w:rPr>
        <w:t>演示的视频</w:t>
      </w:r>
    </w:p>
    <w:p w14:paraId="28B0FD19" w14:textId="77777777" w:rsidR="00980A82" w:rsidRDefault="00980A82" w:rsidP="00980A82"/>
    <w:p w14:paraId="1A67AB8C" w14:textId="1028D440" w:rsidR="006400A0" w:rsidRDefault="005E5E7B" w:rsidP="006400A0">
      <w:pPr>
        <w:pStyle w:val="2"/>
      </w:pPr>
      <w:bookmarkStart w:id="23" w:name="_Toc529978859"/>
      <w:r>
        <w:rPr>
          <w:rFonts w:hint="eastAsia"/>
        </w:rPr>
        <w:t>核心</w:t>
      </w:r>
      <w:r w:rsidR="006400A0">
        <w:rPr>
          <w:rFonts w:hint="eastAsia"/>
        </w:rPr>
        <w:t>技术</w:t>
      </w:r>
      <w:r>
        <w:rPr>
          <w:rFonts w:hint="eastAsia"/>
        </w:rPr>
        <w:t>剖析</w:t>
      </w:r>
      <w:bookmarkEnd w:id="23"/>
    </w:p>
    <w:p w14:paraId="5C8E3312" w14:textId="77777777" w:rsidR="0081687A" w:rsidRDefault="00C148CA" w:rsidP="00081C04">
      <w:bookmarkStart w:id="24" w:name="_Toc529978860"/>
      <w:r w:rsidRPr="0081687A">
        <w:rPr>
          <w:rStyle w:val="30"/>
          <w:rFonts w:hint="eastAsia"/>
        </w:rPr>
        <w:t>代码搜索技术</w:t>
      </w:r>
      <w:bookmarkEnd w:id="24"/>
    </w:p>
    <w:p w14:paraId="4513689D" w14:textId="564A1241" w:rsidR="00E222F0" w:rsidRDefault="00C148CA" w:rsidP="0081687A">
      <w:pPr>
        <w:pStyle w:val="a3"/>
      </w:pPr>
      <w:r w:rsidRPr="00C148CA">
        <w:t>工业界和学术界一直以来都比较关注代码搜索的研究，</w:t>
      </w:r>
      <w:r w:rsidRPr="00C148CA">
        <w:t>Singer</w:t>
      </w:r>
      <w:r w:rsidRPr="00C148CA">
        <w:t>等人通过研究指出代码搜索是开发者最频繁的行为之一。随着数以万计的开源代码项目变得可用，代码搜索在软件开发中的作用变得更加突出。一项针对谷歌开发者的调查显示，在谷歌的代码搜索记录中，一个开发者平均每个工作日要进行</w:t>
      </w:r>
      <w:r w:rsidRPr="00C148CA">
        <w:t>12</w:t>
      </w:r>
      <w:r w:rsidRPr="00C148CA">
        <w:t>次代码搜索查询。在所有的查询中，期望获取代码片段的查询比例占到了</w:t>
      </w:r>
      <w:r w:rsidRPr="00C148CA">
        <w:t>34%</w:t>
      </w:r>
      <w:r w:rsidRPr="00C148CA">
        <w:t>。近年来，基于网络的在线搜索网站纷纷提供代码搜索的服务，包括</w:t>
      </w:r>
      <w:r w:rsidRPr="00C148CA">
        <w:t>Google (</w:t>
      </w:r>
      <w:r w:rsidRPr="00C148CA">
        <w:t>通用搜索平台</w:t>
      </w:r>
      <w:r w:rsidRPr="00C148CA">
        <w:t>)</w:t>
      </w:r>
      <w:r w:rsidRPr="00C148CA">
        <w:t>，</w:t>
      </w:r>
      <w:proofErr w:type="spellStart"/>
      <w:r w:rsidRPr="00C148CA">
        <w:t>Krugle</w:t>
      </w:r>
      <w:proofErr w:type="spellEnd"/>
      <w:r w:rsidRPr="00C148CA">
        <w:t>，</w:t>
      </w:r>
      <w:r w:rsidRPr="00C148CA">
        <w:t>Google Code Search</w:t>
      </w:r>
      <w:r w:rsidRPr="00C148CA">
        <w:t>，</w:t>
      </w:r>
      <w:r w:rsidRPr="00C148CA">
        <w:t>GitHub</w:t>
      </w:r>
      <w:r w:rsidRPr="00C148CA">
        <w:t>和</w:t>
      </w:r>
      <w:proofErr w:type="spellStart"/>
      <w:r w:rsidRPr="00C148CA">
        <w:t>SourceForge</w:t>
      </w:r>
      <w:proofErr w:type="spellEnd"/>
      <w:r w:rsidRPr="00C148CA">
        <w:t>等，根据用户的输入进行搜索。从</w:t>
      </w:r>
      <w:r w:rsidRPr="00C148CA">
        <w:t>2005</w:t>
      </w:r>
      <w:r w:rsidRPr="00C148CA">
        <w:t>年开始，在软件工程顶级会议、期刊上发表的代码搜索的研究论文越来越多。按照输入类型来划分，可将代码搜索的研究分为多个子研究方向：自由文本，代码上下文，结构化信息，和其它输入类型。在上述各个类别的检索技术中，智能检索技术不断被引入进来，并与一些其他相关信息相结合，如代码之间的调用关系，用户对代码段的反馈信息，这些智能检索技术的使用，进一步提高了代码检索结果的质量。</w:t>
      </w:r>
    </w:p>
    <w:p w14:paraId="7D608271" w14:textId="77777777" w:rsidR="00081C04" w:rsidRDefault="00081C04" w:rsidP="00081C04">
      <w:pPr>
        <w:rPr>
          <w:rStyle w:val="30"/>
        </w:rPr>
      </w:pPr>
    </w:p>
    <w:p w14:paraId="2A8B2CAD" w14:textId="77777777" w:rsidR="0081687A" w:rsidRDefault="00C148CA" w:rsidP="00081C04">
      <w:bookmarkStart w:id="25" w:name="_Toc529978861"/>
      <w:r w:rsidRPr="0081687A">
        <w:rPr>
          <w:rStyle w:val="30"/>
          <w:rFonts w:hint="eastAsia"/>
        </w:rPr>
        <w:t>API</w:t>
      </w:r>
      <w:r w:rsidRPr="0081687A">
        <w:rPr>
          <w:rStyle w:val="30"/>
          <w:rFonts w:hint="eastAsia"/>
        </w:rPr>
        <w:t>推荐技术</w:t>
      </w:r>
      <w:bookmarkEnd w:id="25"/>
    </w:p>
    <w:p w14:paraId="04DB4AF7" w14:textId="6C645702" w:rsidR="00406172" w:rsidRDefault="00E222F0" w:rsidP="00406172">
      <w:pPr>
        <w:pStyle w:val="a3"/>
      </w:pPr>
      <w:r w:rsidRPr="00E222F0">
        <w:t>为了提高软件复用的封装性、降低复用难度，很多可复用软件都是通过</w:t>
      </w:r>
      <w:r w:rsidRPr="00E222F0">
        <w:t>API</w:t>
      </w:r>
      <w:r w:rsidRPr="00E222F0">
        <w:t>（</w:t>
      </w:r>
      <w:r w:rsidRPr="00E222F0">
        <w:t>Application Programming Interface</w:t>
      </w:r>
      <w:r w:rsidRPr="00E222F0">
        <w:t>，应用编程接口）的形式对外提供服务和功能访问的。早期的</w:t>
      </w:r>
      <w:r w:rsidRPr="00E222F0">
        <w:t>API</w:t>
      </w:r>
      <w:r w:rsidRPr="00E222F0">
        <w:t>的主要是各种程序库，并且随着开发语言及各种软件开发社区的发展，这类</w:t>
      </w:r>
      <w:r w:rsidRPr="00E222F0">
        <w:t>API</w:t>
      </w:r>
      <w:r w:rsidRPr="00E222F0">
        <w:t>的数量急剧上升，例如</w:t>
      </w:r>
      <w:r w:rsidRPr="00E222F0">
        <w:t>JDK1.8</w:t>
      </w:r>
      <w:r w:rsidRPr="00E222F0">
        <w:t>中的基础类库就提供了超过</w:t>
      </w:r>
      <w:r w:rsidRPr="00E222F0">
        <w:t>14</w:t>
      </w:r>
      <w:r w:rsidRPr="00E222F0">
        <w:t>万个方法。近年来，随着各种开发框架和基础软件（例如安卓系统）的发展，许多框架和系统基础功能和服务也通过</w:t>
      </w:r>
      <w:r w:rsidRPr="00E222F0">
        <w:t>API</w:t>
      </w:r>
      <w:r w:rsidRPr="00E222F0">
        <w:t>的方式提供。例如，</w:t>
      </w:r>
      <w:r w:rsidRPr="00E222F0">
        <w:t>Eclipse</w:t>
      </w:r>
      <w:r w:rsidRPr="00E222F0">
        <w:t>的图形编辑框架</w:t>
      </w:r>
      <w:r w:rsidRPr="00E222F0">
        <w:t>GEF</w:t>
      </w:r>
      <w:r w:rsidRPr="00E222F0">
        <w:t>（</w:t>
      </w:r>
      <w:r w:rsidRPr="00E222F0">
        <w:t>Graphical Editing Framework</w:t>
      </w:r>
      <w:r w:rsidRPr="00E222F0">
        <w:t>）提供了</w:t>
      </w:r>
      <w:r w:rsidRPr="00E222F0">
        <w:t>6</w:t>
      </w:r>
      <w:r w:rsidRPr="00E222F0">
        <w:t>万多个</w:t>
      </w:r>
      <w:r w:rsidRPr="00E222F0">
        <w:t>API</w:t>
      </w:r>
      <w:r w:rsidRPr="00E222F0">
        <w:t>方法，而安卓开发框架则提供了</w:t>
      </w:r>
      <w:r w:rsidRPr="00E222F0">
        <w:t>5</w:t>
      </w:r>
      <w:r w:rsidRPr="00E222F0">
        <w:t>万多个</w:t>
      </w:r>
      <w:r w:rsidRPr="00E222F0">
        <w:t>API</w:t>
      </w:r>
      <w:r w:rsidRPr="00E222F0">
        <w:t>方法。随着互联网和云计算的发展，越来越多的网络化服务平台也都选择通过开放</w:t>
      </w:r>
      <w:r w:rsidRPr="00E222F0">
        <w:t>API</w:t>
      </w:r>
      <w:r w:rsidRPr="00E222F0">
        <w:t>的方式提供平台服务。随着</w:t>
      </w:r>
      <w:r w:rsidRPr="00E222F0">
        <w:t>API</w:t>
      </w:r>
      <w:r w:rsidRPr="00E222F0">
        <w:t>数量的增多，开发人员在选择和使用</w:t>
      </w:r>
      <w:r w:rsidRPr="00E222F0">
        <w:t>API</w:t>
      </w:r>
      <w:r w:rsidRPr="00E222F0">
        <w:t>方面的代价也越来越大。开发人员首先需要根据开发任务的需要找到合适的</w:t>
      </w:r>
      <w:r w:rsidRPr="00E222F0">
        <w:t>API</w:t>
      </w:r>
      <w:r w:rsidRPr="00E222F0">
        <w:t>，然后需要获取</w:t>
      </w:r>
      <w:r w:rsidRPr="00E222F0">
        <w:t>API</w:t>
      </w:r>
      <w:r w:rsidRPr="00E222F0">
        <w:t>的使用说明和样例代码等参考信息，同时还要在遇到异常和错误等问题时获得问题解决方案和指导。针对这些问题，研究人员开展了一系列研究工作。早期研究工作主要关注于利用程序分析和信息检索等技术手段，辅助开发人员搜索</w:t>
      </w:r>
      <w:r w:rsidRPr="00E222F0">
        <w:t>API</w:t>
      </w:r>
      <w:r w:rsidRPr="00E222F0">
        <w:t>及相关信息；此后，随着互联网推荐技术的发展，一些研究者开始研究基于上下文等信息进行</w:t>
      </w:r>
      <w:r w:rsidRPr="00E222F0">
        <w:t>API</w:t>
      </w:r>
      <w:r w:rsidRPr="00E222F0">
        <w:t>的推荐。为了支持开发人员正确使用</w:t>
      </w:r>
      <w:r w:rsidRPr="00E222F0">
        <w:t>API</w:t>
      </w:r>
      <w:r w:rsidRPr="00E222F0">
        <w:t>，一些推荐方法还特别关注于</w:t>
      </w:r>
      <w:r w:rsidRPr="00E222F0">
        <w:t>API</w:t>
      </w:r>
      <w:r w:rsidRPr="00E222F0">
        <w:t>使用模式的挖掘和推荐；近两年，随着深度学习等智能化技术的发展，一些面向</w:t>
      </w:r>
      <w:r w:rsidRPr="00E222F0">
        <w:t>API</w:t>
      </w:r>
      <w:r w:rsidRPr="00E222F0">
        <w:t>推荐和问题解决的智能化开发技术也逐渐涌现，关注于相关知识的抽取和复用。</w:t>
      </w:r>
    </w:p>
    <w:p w14:paraId="16D4D0F2" w14:textId="77777777" w:rsidR="00081C04" w:rsidRDefault="00081C04" w:rsidP="00081C04">
      <w:pPr>
        <w:rPr>
          <w:rStyle w:val="30"/>
        </w:rPr>
      </w:pPr>
    </w:p>
    <w:p w14:paraId="11A809FE" w14:textId="77777777" w:rsidR="0081687A" w:rsidRDefault="00032860" w:rsidP="00081C04">
      <w:bookmarkStart w:id="26" w:name="_Toc529978862"/>
      <w:r w:rsidRPr="0081687A">
        <w:rPr>
          <w:rStyle w:val="30"/>
          <w:rFonts w:hint="eastAsia"/>
        </w:rPr>
        <w:t>服务服用技术</w:t>
      </w:r>
      <w:bookmarkEnd w:id="26"/>
    </w:p>
    <w:p w14:paraId="64D5FAB9" w14:textId="76941ACE" w:rsidR="00032860" w:rsidRDefault="00032860" w:rsidP="0081687A">
      <w:pPr>
        <w:pStyle w:val="a3"/>
      </w:pPr>
      <w:r w:rsidRPr="00032860">
        <w:t>随着互联网技术的发展和云计算平台的逐渐成熟，服务化软件（</w:t>
      </w:r>
      <w:r w:rsidRPr="00032860">
        <w:t>Service-Based Software</w:t>
      </w:r>
      <w:r w:rsidRPr="00032860">
        <w:t>）成为一种重要的软件形态。这类系统以</w:t>
      </w:r>
      <w:r w:rsidRPr="00032860">
        <w:t>Web</w:t>
      </w:r>
      <w:r w:rsidRPr="00032860">
        <w:t>服务为基本构成元素，以服务组装为核心构造方法。在</w:t>
      </w:r>
      <w:r w:rsidRPr="00032860">
        <w:t>Web</w:t>
      </w:r>
      <w:r w:rsidRPr="00032860">
        <w:t>服务形态方面，主要体现为技术标准之争，经历了从</w:t>
      </w:r>
      <w:r w:rsidRPr="00032860">
        <w:t>SOAP</w:t>
      </w:r>
      <w:r w:rsidRPr="00032860">
        <w:t>、</w:t>
      </w:r>
      <w:r w:rsidRPr="00032860">
        <w:t>WSDL</w:t>
      </w:r>
      <w:r w:rsidRPr="00032860">
        <w:t>、</w:t>
      </w:r>
      <w:r w:rsidRPr="00032860">
        <w:t>WS-*</w:t>
      </w:r>
      <w:r w:rsidRPr="00032860">
        <w:t>技术为代表的学院路线，到</w:t>
      </w:r>
      <w:r w:rsidRPr="00032860">
        <w:t>HTTP</w:t>
      </w:r>
      <w:r w:rsidRPr="00032860">
        <w:t>、</w:t>
      </w:r>
      <w:r w:rsidRPr="00032860">
        <w:t>JSON</w:t>
      </w:r>
      <w:r w:rsidRPr="00032860">
        <w:t>、</w:t>
      </w:r>
      <w:r w:rsidRPr="00032860">
        <w:t>RESTful API</w:t>
      </w:r>
      <w:r w:rsidRPr="00032860">
        <w:t>为代表的产业技术路线的发展历程。而智能化研发技术，主要体现在服务组合技术方面。服务组合作为面向服务计算的核心研究点之一</w:t>
      </w:r>
      <w:r w:rsidRPr="00032860">
        <w:t>,</w:t>
      </w:r>
      <w:r w:rsidRPr="00032860">
        <w:t>能利用服务的重用价值</w:t>
      </w:r>
      <w:r w:rsidRPr="00032860">
        <w:t>,</w:t>
      </w:r>
      <w:r w:rsidRPr="00032860">
        <w:t>满足用户的复杂请求</w:t>
      </w:r>
      <w:r w:rsidRPr="00032860">
        <w:t>,</w:t>
      </w:r>
      <w:r w:rsidRPr="00032860">
        <w:t>实现服务增值。通过智能化服务组合技术可以灵活、高效地实现业务流程构造，快捷地完成新业务。围绕服务组合建模语言、智能化服务组合方法、服务组合执行与验证等方面进行研究，国内外学者启动了诸多研究项目，如</w:t>
      </w:r>
      <w:r w:rsidRPr="00032860">
        <w:t>METEOR-S</w:t>
      </w:r>
      <w:r w:rsidRPr="00032860">
        <w:t>、</w:t>
      </w:r>
      <w:r w:rsidRPr="00032860">
        <w:t>SEFL-SERV</w:t>
      </w:r>
      <w:r w:rsidRPr="00032860">
        <w:t>、</w:t>
      </w:r>
      <w:r w:rsidRPr="00032860">
        <w:t>e-Flow</w:t>
      </w:r>
      <w:r w:rsidRPr="00032860">
        <w:t>等。智能化</w:t>
      </w:r>
      <w:r w:rsidRPr="00032860">
        <w:t>Web</w:t>
      </w:r>
      <w:r w:rsidRPr="00032860">
        <w:t>服务组合问题已经成为分布式计算、流程管理以及软件工程领域的一个研究热点。目前，工业界和学术界已提出了众多的</w:t>
      </w:r>
      <w:r w:rsidRPr="00032860">
        <w:t>Web</w:t>
      </w:r>
      <w:r w:rsidRPr="00032860">
        <w:t>服务组合方法，从</w:t>
      </w:r>
      <w:r w:rsidRPr="00032860">
        <w:t>Web</w:t>
      </w:r>
      <w:r w:rsidRPr="00032860">
        <w:t>服务组合实现方式角度可以分为服务编制和服务编排，根据组合的动态性程度可以分为静态服务组合和动态服务组合，根据组合的自动化程度可以分为手动服务组合、半自动服务组合和全自动服务组合方法。早期的研究工作主要从业务流程的角度出发，关注静态、手动或者半自动化的服务组合。由于服务的分布、动态特性、用户需求的不确定性以及运行环境的持续演化特性，后期的研究工作主要关注动态的、自动化的服务组合方法。</w:t>
      </w:r>
    </w:p>
    <w:p w14:paraId="1A966607" w14:textId="77777777" w:rsidR="00081C04" w:rsidRDefault="00081C04" w:rsidP="00081C04">
      <w:pPr>
        <w:rPr>
          <w:rStyle w:val="30"/>
        </w:rPr>
      </w:pPr>
    </w:p>
    <w:p w14:paraId="520EDB59" w14:textId="77777777" w:rsidR="0081687A" w:rsidRDefault="00032860" w:rsidP="00081C04">
      <w:bookmarkStart w:id="27" w:name="_Toc529978863"/>
      <w:r w:rsidRPr="0081687A">
        <w:rPr>
          <w:rStyle w:val="30"/>
          <w:rFonts w:hint="eastAsia"/>
        </w:rPr>
        <w:t>代码生成技术</w:t>
      </w:r>
      <w:bookmarkEnd w:id="27"/>
    </w:p>
    <w:p w14:paraId="62450C3D" w14:textId="1F01C817" w:rsidR="00C148CA" w:rsidRDefault="00032860" w:rsidP="0081687A">
      <w:pPr>
        <w:pStyle w:val="a3"/>
      </w:pPr>
      <w:r w:rsidRPr="00032860">
        <w:t>计算机自动生成代码是近年来软件工程的研究热点之一。代码自动生成极大的减少了程序员的工作量，提高了开发效率。随着开源社区的发展，我们可以通过分析大量的代码从而进行代码生成。代码自动生成的一大困难在于源代码本身具有诸多的约束和限制。近年来，在原有的基于组合优化方法进行程序综合研究的基础上，产生了一些新的基于机器学习技术进行程序生成的方法。虽然计算机直接生成代码是十分困难的，但是一些简单的代码生成应用可以从一定程度上辅助程序员编程。</w:t>
      </w:r>
      <w:r w:rsidRPr="00032860">
        <w:rPr>
          <w:b/>
        </w:rPr>
        <w:t>代码补全</w:t>
      </w:r>
      <w:r w:rsidRPr="00032860">
        <w:t>是代码自动生成的一种较成熟的典型应用，绝大多数的程序员在进行软件开发的过程中会使用框架或库</w:t>
      </w:r>
      <w:r w:rsidRPr="00032860">
        <w:t>API</w:t>
      </w:r>
      <w:r w:rsidRPr="00032860">
        <w:t>来复用代码。代码补全机制已经成为现代集成开发环境中的不可或缺的组成部分。在工业界中，不同编程语言的集成开发环境包括：</w:t>
      </w:r>
      <w:r w:rsidRPr="00032860">
        <w:t>Eclipse</w:t>
      </w:r>
      <w:r>
        <w:t xml:space="preserve">, </w:t>
      </w:r>
      <w:r w:rsidRPr="00032860">
        <w:t>IntelliJ IDEA</w:t>
      </w:r>
      <w:r>
        <w:t xml:space="preserve">, </w:t>
      </w:r>
      <w:r w:rsidRPr="00032860">
        <w:t>Visual Studio</w:t>
      </w:r>
      <w:r w:rsidRPr="00032860">
        <w:t>和</w:t>
      </w:r>
      <w:proofErr w:type="spellStart"/>
      <w:r w:rsidRPr="00032860">
        <w:t>PyCharm</w:t>
      </w:r>
      <w:proofErr w:type="spellEnd"/>
      <w:r w:rsidRPr="00032860">
        <w:t>都可以支持在程序员输入代码时尝试补全程序的剩余部分。在学术界，</w:t>
      </w:r>
      <w:r w:rsidRPr="00032860">
        <w:t>1988</w:t>
      </w:r>
      <w:r w:rsidRPr="00032860">
        <w:t>年研究者就提出用智能化的方法帮助开发人员开发和维护软件。传统方法往往利用代码的静态特征进行代码生成，</w:t>
      </w:r>
      <w:r w:rsidRPr="00032860">
        <w:t>2012</w:t>
      </w:r>
      <w:r w:rsidRPr="00032860">
        <w:t>年，</w:t>
      </w:r>
      <w:proofErr w:type="spellStart"/>
      <w:r w:rsidRPr="00032860">
        <w:t>Hindle</w:t>
      </w:r>
      <w:proofErr w:type="spellEnd"/>
      <w:r w:rsidRPr="00032860">
        <w:t xml:space="preserve"> A</w:t>
      </w:r>
      <w:r w:rsidRPr="00032860">
        <w:t>等人提出利用自然语言的方法来解决程序生成问题，越来越多的研究者将</w:t>
      </w:r>
      <w:r w:rsidRPr="00032860">
        <w:rPr>
          <w:b/>
        </w:rPr>
        <w:t>人工智能的方法用于代码自动生成</w:t>
      </w:r>
      <w:r w:rsidRPr="00032860">
        <w:t>。按照所采用技术及应用场景的不同，可将当前的程序生成方法分为两类：一类为基于程序输入输出结果的程序生成，一类为基于程序代码语言特性的代码生成。基于输入输出结果的程序综合主要基于机器学习模型，利用程序输入输出结果之间的对应关系构造训练数据集，并利用该数据集对机器学习模型进行训练，</w:t>
      </w:r>
      <w:r w:rsidRPr="00871D40">
        <w:rPr>
          <w:b/>
        </w:rPr>
        <w:t>以达到在输入输出效果上模拟程序行为的目的</w:t>
      </w:r>
      <w:r w:rsidRPr="00032860">
        <w:t>。该类方法尤以基于深度神经网络的方法为代表。基于程序设计语言模型的程序生成主要利用程序设计语言自身所具有的统计特性，通过对已有大量程序代码的学习建立相应程序设计语言的机器学习模型，并基于该模型在已有程序代码的基础上通过自动补全的方式生成新的代码。</w:t>
      </w:r>
    </w:p>
    <w:p w14:paraId="7F434585" w14:textId="04A4127A" w:rsidR="006D46C0" w:rsidRDefault="006D46C0" w:rsidP="006D46C0">
      <w:pPr>
        <w:pStyle w:val="3"/>
      </w:pPr>
      <w:bookmarkStart w:id="28" w:name="_Toc529978864"/>
      <w:r>
        <w:rPr>
          <w:rFonts w:hint="eastAsia"/>
        </w:rPr>
        <w:t>SDLC Agile Model</w:t>
      </w:r>
      <w:bookmarkEnd w:id="28"/>
    </w:p>
    <w:p w14:paraId="5CA8B79B" w14:textId="0F43A829" w:rsidR="006D46C0" w:rsidRDefault="006D46C0" w:rsidP="006D46C0">
      <w:pPr>
        <w:pStyle w:val="a3"/>
      </w:pPr>
      <w:r w:rsidRPr="006D46C0">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r>
        <w:t>–</w:t>
      </w:r>
      <w:r>
        <w:rPr>
          <w:rFonts w:hint="eastAsia"/>
        </w:rPr>
        <w:t xml:space="preserve"> Planning, Requirement Analysis, Design, Coding, Unit Testing and Acceptance Testing.</w:t>
      </w:r>
    </w:p>
    <w:p w14:paraId="799A1F70" w14:textId="09E769C2" w:rsidR="003A5040" w:rsidRDefault="003A5040" w:rsidP="003A5040">
      <w:pPr>
        <w:jc w:val="center"/>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6F509E96" wp14:editId="18B3A24B">
            <wp:extent cx="4278213" cy="3202940"/>
            <wp:effectExtent l="0" t="0" r="0" b="0"/>
            <wp:docPr id="3" name="Picture 3" descr="../Screen%20Shot%202018-11-14%20at%201.2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14%20at%201.24.3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1229" cy="3205198"/>
                    </a:xfrm>
                    <a:prstGeom prst="rect">
                      <a:avLst/>
                    </a:prstGeom>
                    <a:noFill/>
                    <a:ln>
                      <a:noFill/>
                    </a:ln>
                  </pic:spPr>
                </pic:pic>
              </a:graphicData>
            </a:graphic>
          </wp:inline>
        </w:drawing>
      </w:r>
    </w:p>
    <w:p w14:paraId="09AEB956" w14:textId="425D6D5A" w:rsidR="003A5040" w:rsidRPr="003A5040" w:rsidRDefault="003A5040" w:rsidP="003A5040">
      <w:pPr>
        <w:ind w:left="720"/>
        <w:rPr>
          <w:rFonts w:eastAsia="Times New Roman"/>
        </w:rPr>
      </w:pPr>
      <w:r w:rsidRPr="003A5040">
        <w:rPr>
          <w:rFonts w:eastAsia="Times New Roman"/>
        </w:rPr>
        <w:t>Agile is based on the </w:t>
      </w:r>
      <w:r w:rsidRPr="003A5040">
        <w:rPr>
          <w:rFonts w:eastAsia="Times New Roman"/>
          <w:b/>
          <w:bCs/>
        </w:rPr>
        <w:t>adaptive software development methods</w:t>
      </w:r>
      <w:r w:rsidRPr="003A5040">
        <w:rPr>
          <w:rFonts w:eastAsia="Times New Roman"/>
        </w:rPr>
        <w:t>, whereas the traditional SDLC models like the waterfall model is based on a predictive approach. Predictive teams in the traditional SDLC models usually work with detailed planning and have a complete forecast of the exact tasks and features to be delivered in the next few months or during the product life cycle.</w:t>
      </w:r>
    </w:p>
    <w:p w14:paraId="0F08E054" w14:textId="77777777" w:rsidR="003A5040" w:rsidRPr="003A5040" w:rsidRDefault="003A5040" w:rsidP="003A5040">
      <w:pPr>
        <w:ind w:left="720"/>
        <w:rPr>
          <w:rFonts w:ascii="Times New Roman" w:eastAsia="Times New Roman" w:hAnsi="Times New Roman" w:cs="Times New Roman"/>
        </w:rPr>
      </w:pPr>
      <w:r w:rsidRPr="003A5040">
        <w:rPr>
          <w:rFonts w:ascii="Times New Roman" w:eastAsia="Times New Roman" w:hAnsi="Times New Roman" w:cs="Times New Roman"/>
        </w:rPr>
        <w:t>Predictive methods entirely depend on the </w:t>
      </w:r>
      <w:r w:rsidRPr="003A5040">
        <w:rPr>
          <w:rFonts w:ascii="Times New Roman" w:eastAsia="Times New Roman" w:hAnsi="Times New Roman" w:cs="Times New Roman"/>
          <w:b/>
          <w:bCs/>
        </w:rPr>
        <w:t>requirement analysis and planning</w:t>
      </w:r>
      <w:r w:rsidRPr="003A5040">
        <w:rPr>
          <w:rFonts w:ascii="Times New Roman" w:eastAsia="Times New Roman" w:hAnsi="Times New Roman" w:cs="Times New Roman"/>
        </w:rPr>
        <w:t> done in the beginning of cycle. Any changes to be incorporated go through a strict change control management and prioritization.</w:t>
      </w:r>
    </w:p>
    <w:p w14:paraId="62929FF3" w14:textId="77777777" w:rsidR="003A5040" w:rsidRPr="003A5040" w:rsidRDefault="003A5040" w:rsidP="003A5040">
      <w:pPr>
        <w:ind w:left="720"/>
        <w:rPr>
          <w:rFonts w:ascii="Times New Roman" w:eastAsia="Times New Roman" w:hAnsi="Times New Roman" w:cs="Times New Roman"/>
        </w:rPr>
      </w:pPr>
      <w:r w:rsidRPr="003A5040">
        <w:rPr>
          <w:rFonts w:ascii="Times New Roman" w:eastAsia="Times New Roman" w:hAnsi="Times New Roman" w:cs="Times New Roman"/>
        </w:rPr>
        <w:t>Agile uses an </w:t>
      </w:r>
      <w:r w:rsidRPr="003A5040">
        <w:rPr>
          <w:rFonts w:ascii="Times New Roman" w:eastAsia="Times New Roman" w:hAnsi="Times New Roman" w:cs="Times New Roman"/>
          <w:b/>
          <w:bCs/>
        </w:rPr>
        <w:t>adaptive approach</w:t>
      </w:r>
      <w:r w:rsidRPr="003A5040">
        <w:rPr>
          <w:rFonts w:ascii="Times New Roman" w:eastAsia="Times New Roman" w:hAnsi="Times New Roman" w:cs="Times New Roman"/>
        </w:rPr>
        <w:t> where there is no detailed planning and there is clarity on future tasks only in respect of what features need to be developed. There is feature driven development and the team adapts to the changing product requirements dynamically. The product is tested very frequently, through the release iterations, minimizing the risk of any major failures in future.</w:t>
      </w:r>
    </w:p>
    <w:p w14:paraId="2E0F1847" w14:textId="77777777" w:rsidR="003A5040" w:rsidRPr="003A5040" w:rsidRDefault="003A5040" w:rsidP="003A5040">
      <w:pPr>
        <w:ind w:left="720"/>
        <w:rPr>
          <w:rFonts w:ascii="Times New Roman" w:eastAsia="Times New Roman" w:hAnsi="Times New Roman" w:cs="Times New Roman"/>
        </w:rPr>
      </w:pPr>
      <w:r w:rsidRPr="003A5040">
        <w:rPr>
          <w:rFonts w:ascii="Times New Roman" w:eastAsia="Times New Roman" w:hAnsi="Times New Roman" w:cs="Times New Roman"/>
          <w:b/>
          <w:bCs/>
          <w:color w:val="00B050"/>
        </w:rPr>
        <w:t>Customer Interaction</w:t>
      </w:r>
      <w:r w:rsidRPr="003A5040">
        <w:rPr>
          <w:rFonts w:ascii="Times New Roman" w:eastAsia="Times New Roman" w:hAnsi="Times New Roman" w:cs="Times New Roman"/>
          <w:b/>
          <w:color w:val="00B050"/>
        </w:rPr>
        <w:t> is the backbone of this Agile methodology, and open communication with minimum documentation are the typical features of Agile development environment.</w:t>
      </w:r>
      <w:r w:rsidRPr="003A5040">
        <w:rPr>
          <w:rFonts w:ascii="Times New Roman" w:eastAsia="Times New Roman" w:hAnsi="Times New Roman" w:cs="Times New Roman"/>
        </w:rPr>
        <w:t xml:space="preserve"> The agile teams work in close collaboration with each other and are most often located in the same geographical location.</w:t>
      </w:r>
    </w:p>
    <w:p w14:paraId="3E65E40C" w14:textId="51FB999A" w:rsidR="003A5040" w:rsidRPr="003A5040" w:rsidRDefault="003A5040" w:rsidP="003A5040">
      <w:pPr>
        <w:rPr>
          <w:rFonts w:ascii="Times New Roman" w:eastAsia="Times New Roman" w:hAnsi="Times New Roman" w:cs="Times New Roman"/>
        </w:rPr>
      </w:pPr>
    </w:p>
    <w:p w14:paraId="25659336" w14:textId="44CD3DA2" w:rsidR="006D46C0" w:rsidRPr="006D46C0" w:rsidRDefault="006D46C0" w:rsidP="006D46C0"/>
    <w:p w14:paraId="162CD31C" w14:textId="77777777" w:rsidR="006400A0" w:rsidRDefault="006400A0" w:rsidP="00980A82"/>
    <w:p w14:paraId="316C30E8" w14:textId="77777777" w:rsidR="00AC7B2F" w:rsidRDefault="00AC7B2F" w:rsidP="00AC7B2F">
      <w:pPr>
        <w:pStyle w:val="2"/>
      </w:pPr>
      <w:bookmarkStart w:id="29" w:name="_Toc529978865"/>
      <w:r>
        <w:rPr>
          <w:rFonts w:hint="eastAsia"/>
        </w:rPr>
        <w:t>未来</w:t>
      </w:r>
      <w:bookmarkEnd w:id="29"/>
    </w:p>
    <w:p w14:paraId="1E9D0009" w14:textId="77777777" w:rsidR="00AC7B2F" w:rsidRDefault="00AC7B2F" w:rsidP="00AC7B2F">
      <w:pPr>
        <w:pStyle w:val="a3"/>
        <w:numPr>
          <w:ilvl w:val="0"/>
          <w:numId w:val="10"/>
        </w:numPr>
      </w:pPr>
      <w:r>
        <w:rPr>
          <w:rFonts w:hint="eastAsia"/>
        </w:rPr>
        <w:t>生态圈的建立和完善</w:t>
      </w:r>
      <w:r>
        <w:rPr>
          <w:rFonts w:hint="eastAsia"/>
        </w:rPr>
        <w:t xml:space="preserve"> = </w:t>
      </w:r>
      <w:r>
        <w:rPr>
          <w:rFonts w:hint="eastAsia"/>
        </w:rPr>
        <w:t>平台承托</w:t>
      </w:r>
      <w:r>
        <w:rPr>
          <w:rFonts w:hint="eastAsia"/>
        </w:rPr>
        <w:t xml:space="preserve"> + </w:t>
      </w:r>
      <w:r>
        <w:rPr>
          <w:rFonts w:hint="eastAsia"/>
        </w:rPr>
        <w:t>企业内核心团队</w:t>
      </w:r>
      <w:r>
        <w:rPr>
          <w:rFonts w:hint="eastAsia"/>
        </w:rPr>
        <w:t xml:space="preserve"> + </w:t>
      </w:r>
      <w:r>
        <w:rPr>
          <w:rFonts w:hint="eastAsia"/>
        </w:rPr>
        <w:t>外部开发者</w:t>
      </w:r>
      <w:r>
        <w:rPr>
          <w:rFonts w:hint="eastAsia"/>
        </w:rPr>
        <w:t xml:space="preserve"> + </w:t>
      </w:r>
      <w:r>
        <w:rPr>
          <w:rFonts w:hint="eastAsia"/>
        </w:rPr>
        <w:t>用户</w:t>
      </w:r>
    </w:p>
    <w:p w14:paraId="08172540" w14:textId="77777777" w:rsidR="00AC7B2F" w:rsidRDefault="00AC7B2F" w:rsidP="00AC7B2F">
      <w:pPr>
        <w:pStyle w:val="a3"/>
        <w:numPr>
          <w:ilvl w:val="0"/>
          <w:numId w:val="10"/>
        </w:numPr>
      </w:pPr>
      <w:r w:rsidRPr="0093584B">
        <w:t>智能化软件开发是一个正处于高速发展的研究领</w:t>
      </w:r>
      <w:r>
        <w:t>域，</w:t>
      </w:r>
      <w:r w:rsidRPr="0093584B">
        <w:t>仍有诸多学术研究工作正在推进过程中。除软件工程研究领域外，更有诸多其他研究领域的学者也在关注智能化软件开发相关的研究问题，例如多项程序自动生成相关的研究成果即来自于人工智能领域的研究者。可见，关于智能化软件开发或软件开发自动化问题的研究正在逐步演化为多研究领域交叉的新问题，可以合理预见，在未来的研究中，将形成软件工程与人工智能等相关领域互相推动的局面，智能化软件开发的研究也将逐步成为多领域共同关注的重要问题。</w:t>
      </w:r>
    </w:p>
    <w:p w14:paraId="6667A685" w14:textId="77777777" w:rsidR="00AC7B2F" w:rsidRDefault="00AC7B2F" w:rsidP="00980A82"/>
    <w:p w14:paraId="28EA7329" w14:textId="77777777" w:rsidR="00980A82" w:rsidRDefault="00980A82" w:rsidP="00980A82">
      <w:pPr>
        <w:pStyle w:val="2"/>
      </w:pPr>
      <w:bookmarkStart w:id="30" w:name="_Toc529978866"/>
      <w:r>
        <w:rPr>
          <w:rFonts w:hint="eastAsia"/>
        </w:rPr>
        <w:t>TODOs</w:t>
      </w:r>
      <w:bookmarkEnd w:id="30"/>
    </w:p>
    <w:p w14:paraId="4550C5E2" w14:textId="3453E93B" w:rsidR="00980A82" w:rsidRDefault="00980A82" w:rsidP="00980A82">
      <w:pPr>
        <w:pStyle w:val="a3"/>
        <w:numPr>
          <w:ilvl w:val="0"/>
          <w:numId w:val="11"/>
        </w:numPr>
      </w:pPr>
      <w:r>
        <w:rPr>
          <w:rFonts w:hint="eastAsia"/>
        </w:rPr>
        <w:t>在垂直搜索引擎</w:t>
      </w:r>
      <w:r w:rsidR="004421F3">
        <w:rPr>
          <w:rFonts w:hint="eastAsia"/>
        </w:rPr>
        <w:t>（舆情分析）</w:t>
      </w:r>
      <w:r>
        <w:rPr>
          <w:rFonts w:hint="eastAsia"/>
        </w:rPr>
        <w:t>业务线上开始收集用户潜意识行为和动作</w:t>
      </w:r>
    </w:p>
    <w:p w14:paraId="46C44EB6" w14:textId="77777777" w:rsidR="00980A82" w:rsidRDefault="00980A82" w:rsidP="00980A82">
      <w:pPr>
        <w:pStyle w:val="a3"/>
        <w:numPr>
          <w:ilvl w:val="0"/>
          <w:numId w:val="11"/>
        </w:numPr>
      </w:pPr>
      <w:r>
        <w:rPr>
          <w:rFonts w:hint="eastAsia"/>
        </w:rPr>
        <w:t>支持更多数据源和增强数据兼容性</w:t>
      </w:r>
    </w:p>
    <w:p w14:paraId="740C6D43" w14:textId="77777777" w:rsidR="00980A82" w:rsidRDefault="00980A82" w:rsidP="00980A82">
      <w:pPr>
        <w:pStyle w:val="a3"/>
        <w:numPr>
          <w:ilvl w:val="0"/>
          <w:numId w:val="11"/>
        </w:numPr>
      </w:pPr>
      <w:r>
        <w:rPr>
          <w:rFonts w:hint="eastAsia"/>
        </w:rPr>
        <w:t>增强</w:t>
      </w:r>
      <w:r>
        <w:rPr>
          <w:rFonts w:hint="eastAsia"/>
        </w:rPr>
        <w:t>UI</w:t>
      </w:r>
      <w:r>
        <w:rPr>
          <w:rFonts w:hint="eastAsia"/>
        </w:rPr>
        <w:t>前端模组化能力</w:t>
      </w:r>
    </w:p>
    <w:p w14:paraId="119C9F76" w14:textId="4F06B4F8" w:rsidR="004421F3" w:rsidRDefault="004421F3" w:rsidP="00980A82">
      <w:pPr>
        <w:pStyle w:val="a3"/>
        <w:numPr>
          <w:ilvl w:val="0"/>
          <w:numId w:val="11"/>
        </w:numPr>
      </w:pPr>
      <w:r>
        <w:rPr>
          <w:rFonts w:hint="eastAsia"/>
        </w:rPr>
        <w:t>增强人才储备：人工智能相关人才</w:t>
      </w:r>
    </w:p>
    <w:p w14:paraId="5A779B5C" w14:textId="77777777" w:rsidR="001E2DAC" w:rsidRDefault="001E2DAC" w:rsidP="001E2DAC"/>
    <w:p w14:paraId="23EAED5F" w14:textId="06A10CD0" w:rsidR="001E2DAC" w:rsidRDefault="001E2DAC" w:rsidP="00746462">
      <w:pPr>
        <w:pStyle w:val="2"/>
      </w:pPr>
      <w:bookmarkStart w:id="31" w:name="_Toc529978867"/>
      <w:r>
        <w:rPr>
          <w:rFonts w:hint="eastAsia"/>
        </w:rPr>
        <w:t>参考</w:t>
      </w:r>
      <w:bookmarkEnd w:id="31"/>
    </w:p>
    <w:p w14:paraId="38B4BDFF" w14:textId="7F0C83EC" w:rsidR="00C87110" w:rsidRDefault="00C87110" w:rsidP="00C87110">
      <w:pPr>
        <w:ind w:firstLine="360"/>
      </w:pPr>
      <w:r>
        <w:rPr>
          <w:rFonts w:hint="eastAsia"/>
        </w:rPr>
        <w:t>（关于“智能化软件工程”）</w:t>
      </w:r>
      <w:r>
        <w:rPr>
          <w:rFonts w:hint="eastAsia"/>
        </w:rPr>
        <w:t xml:space="preserve"> </w:t>
      </w:r>
    </w:p>
    <w:p w14:paraId="6B753CFC" w14:textId="5819A94B" w:rsidR="001E2DAC" w:rsidRDefault="001E2DAC" w:rsidP="001E2DAC">
      <w:pPr>
        <w:pStyle w:val="a3"/>
        <w:numPr>
          <w:ilvl w:val="0"/>
          <w:numId w:val="17"/>
        </w:numPr>
      </w:pPr>
      <w:proofErr w:type="spellStart"/>
      <w:r>
        <w:rPr>
          <w:rFonts w:hint="eastAsia"/>
        </w:rPr>
        <w:t>aiXcoder</w:t>
      </w:r>
      <w:proofErr w:type="spellEnd"/>
      <w:r w:rsidR="00682A08">
        <w:rPr>
          <w:rFonts w:hint="eastAsia"/>
        </w:rPr>
        <w:t xml:space="preserve"> </w:t>
      </w:r>
      <w:r w:rsidR="00AC7B2F">
        <w:rPr>
          <w:rFonts w:hint="eastAsia"/>
        </w:rPr>
        <w:t>和</w:t>
      </w:r>
      <w:r w:rsidR="00AC7B2F">
        <w:rPr>
          <w:rFonts w:hint="eastAsia"/>
        </w:rPr>
        <w:t>AI</w:t>
      </w:r>
      <w:r w:rsidR="00682A08">
        <w:rPr>
          <w:rFonts w:hint="eastAsia"/>
        </w:rPr>
        <w:t>结对编程</w:t>
      </w:r>
    </w:p>
    <w:p w14:paraId="426E6816" w14:textId="53F0CAC6" w:rsidR="00746462" w:rsidRDefault="00746462" w:rsidP="001E2DAC">
      <w:pPr>
        <w:pStyle w:val="a3"/>
        <w:numPr>
          <w:ilvl w:val="0"/>
          <w:numId w:val="17"/>
        </w:numPr>
      </w:pPr>
      <w:r>
        <w:rPr>
          <w:rFonts w:hint="eastAsia"/>
        </w:rPr>
        <w:t>pix2code</w:t>
      </w:r>
      <w:r w:rsidR="00AC7B2F">
        <w:rPr>
          <w:rFonts w:hint="eastAsia"/>
        </w:rPr>
        <w:t xml:space="preserve"> </w:t>
      </w:r>
      <w:r w:rsidR="00AC7B2F">
        <w:rPr>
          <w:rFonts w:hint="eastAsia"/>
        </w:rPr>
        <w:t>从设计到代码生成</w:t>
      </w:r>
    </w:p>
    <w:p w14:paraId="6F32EE76" w14:textId="53D36395" w:rsidR="0068145A" w:rsidRDefault="0068145A" w:rsidP="00AE08B5">
      <w:pPr>
        <w:pStyle w:val="a3"/>
        <w:numPr>
          <w:ilvl w:val="0"/>
          <w:numId w:val="17"/>
        </w:numPr>
      </w:pPr>
      <w:r>
        <w:rPr>
          <w:rFonts w:hint="eastAsia"/>
        </w:rPr>
        <w:t>AI Programmer</w:t>
      </w:r>
      <w:r w:rsidR="00AE08B5">
        <w:rPr>
          <w:rFonts w:ascii="Helvetica" w:eastAsia="Times New Roman" w:hAnsi="Helvetica" w:cs="Times New Roman"/>
          <w:color w:val="24292E"/>
          <w:shd w:val="clear" w:color="auto" w:fill="FFFFFF"/>
        </w:rPr>
        <w:t xml:space="preserve">: </w:t>
      </w:r>
      <w:r w:rsidR="00AE08B5" w:rsidRPr="00AE08B5">
        <w:t>Using artificial intelligence and genetic algorithms to automatically write programs</w:t>
      </w:r>
      <w:r w:rsidR="00AE08B5">
        <w:t xml:space="preserve"> </w:t>
      </w:r>
      <w:hyperlink r:id="rId13" w:history="1">
        <w:r w:rsidR="00AE08B5" w:rsidRPr="00B3273E">
          <w:rPr>
            <w:rStyle w:val="a4"/>
          </w:rPr>
          <w:t>https://github.com/primaryobjects/AI-Programmer</w:t>
        </w:r>
      </w:hyperlink>
      <w:r w:rsidR="00AE08B5">
        <w:t xml:space="preserve"> </w:t>
      </w:r>
    </w:p>
    <w:p w14:paraId="2E504D01" w14:textId="177CD469" w:rsidR="001E2DAC" w:rsidRDefault="004F5E44" w:rsidP="001E2DAC">
      <w:pPr>
        <w:pStyle w:val="a3"/>
        <w:numPr>
          <w:ilvl w:val="0"/>
          <w:numId w:val="17"/>
        </w:numPr>
      </w:pPr>
      <w:r>
        <w:rPr>
          <w:rFonts w:hint="eastAsia"/>
        </w:rPr>
        <w:t>Neural Programmer Interpreters</w:t>
      </w:r>
    </w:p>
    <w:p w14:paraId="55E1D72C" w14:textId="77777777" w:rsidR="005E00E0" w:rsidRDefault="00AB5887" w:rsidP="005E00E0">
      <w:pPr>
        <w:pStyle w:val="a3"/>
        <w:numPr>
          <w:ilvl w:val="0"/>
          <w:numId w:val="17"/>
        </w:numPr>
      </w:pPr>
      <w:proofErr w:type="spellStart"/>
      <w:r w:rsidRPr="00AB5887">
        <w:t>DeepCoder</w:t>
      </w:r>
      <w:proofErr w:type="spellEnd"/>
      <w:r w:rsidRPr="00AB5887">
        <w:t>: Learning to Write Programs</w:t>
      </w:r>
    </w:p>
    <w:p w14:paraId="7C760E48" w14:textId="0B0A881C" w:rsidR="005E00E0" w:rsidRDefault="005E00E0" w:rsidP="00444144">
      <w:pPr>
        <w:pStyle w:val="a3"/>
        <w:numPr>
          <w:ilvl w:val="0"/>
          <w:numId w:val="17"/>
        </w:numPr>
      </w:pPr>
      <w:r w:rsidRPr="005E00E0">
        <w:t>软件智能化开发技术的进展与趋势</w:t>
      </w:r>
      <w:r>
        <w:rPr>
          <w:rFonts w:hint="eastAsia"/>
        </w:rPr>
        <w:t xml:space="preserve"> </w:t>
      </w:r>
      <w:hyperlink r:id="rId14" w:history="1">
        <w:r w:rsidRPr="00B3273E">
          <w:rPr>
            <w:rStyle w:val="a4"/>
          </w:rPr>
          <w:t>https://toutiao.io/posts/bgucz1/preview</w:t>
        </w:r>
      </w:hyperlink>
      <w:r>
        <w:rPr>
          <w:rFonts w:hint="eastAsia"/>
        </w:rPr>
        <w:t xml:space="preserve"> </w:t>
      </w:r>
    </w:p>
    <w:p w14:paraId="28D60D6B" w14:textId="77777777" w:rsidR="00682A08" w:rsidRDefault="0094248F" w:rsidP="00682A08">
      <w:pPr>
        <w:pStyle w:val="a3"/>
        <w:numPr>
          <w:ilvl w:val="0"/>
          <w:numId w:val="17"/>
        </w:numPr>
      </w:pPr>
      <w:r>
        <w:rPr>
          <w:rFonts w:hint="eastAsia"/>
        </w:rPr>
        <w:t xml:space="preserve">Jinja2 </w:t>
      </w:r>
      <w:r>
        <w:t>–</w:t>
      </w:r>
      <w:r>
        <w:rPr>
          <w:rFonts w:hint="eastAsia"/>
        </w:rPr>
        <w:t xml:space="preserve"> The Python </w:t>
      </w:r>
      <w:r>
        <w:t>Template</w:t>
      </w:r>
      <w:r>
        <w:rPr>
          <w:rFonts w:hint="eastAsia"/>
        </w:rPr>
        <w:t xml:space="preserve"> Engine</w:t>
      </w:r>
    </w:p>
    <w:p w14:paraId="1B17E802" w14:textId="65515D29" w:rsidR="00682A08" w:rsidRDefault="00682A08" w:rsidP="004421F3">
      <w:pPr>
        <w:pStyle w:val="a3"/>
        <w:numPr>
          <w:ilvl w:val="0"/>
          <w:numId w:val="17"/>
        </w:numPr>
      </w:pPr>
      <w:r w:rsidRPr="00682A08">
        <w:rPr>
          <w:rFonts w:hint="eastAsia"/>
        </w:rPr>
        <w:t>Unsupervised Program Induction with Hierarchical Generative Convolutional Neural Networks</w:t>
      </w:r>
    </w:p>
    <w:p w14:paraId="5A04DB6F" w14:textId="3788F596" w:rsidR="00A9773E" w:rsidRPr="00A9773E" w:rsidRDefault="00A9773E" w:rsidP="00A9773E">
      <w:pPr>
        <w:pStyle w:val="a3"/>
        <w:numPr>
          <w:ilvl w:val="0"/>
          <w:numId w:val="17"/>
        </w:numPr>
        <w:rPr>
          <w:bCs/>
        </w:rPr>
      </w:pPr>
      <w:r w:rsidRPr="00A9773E">
        <w:rPr>
          <w:rFonts w:hint="eastAsia"/>
        </w:rPr>
        <w:t xml:space="preserve">The </w:t>
      </w:r>
      <w:r w:rsidRPr="00A9773E">
        <w:rPr>
          <w:bCs/>
        </w:rPr>
        <w:t xml:space="preserve">Anatomy of a Large-Scale </w:t>
      </w:r>
      <w:proofErr w:type="spellStart"/>
      <w:r w:rsidRPr="00A9773E">
        <w:rPr>
          <w:bCs/>
        </w:rPr>
        <w:t>Hypertextual</w:t>
      </w:r>
      <w:proofErr w:type="spellEnd"/>
      <w:r w:rsidRPr="00A9773E">
        <w:rPr>
          <w:bCs/>
        </w:rPr>
        <w:t xml:space="preserve"> Web Search Engine</w:t>
      </w:r>
      <w:r w:rsidRPr="00A9773E">
        <w:rPr>
          <w:rFonts w:hint="eastAsia"/>
          <w:bCs/>
        </w:rPr>
        <w:t xml:space="preserve"> </w:t>
      </w:r>
      <w:hyperlink r:id="rId15" w:history="1">
        <w:r w:rsidRPr="00A9773E">
          <w:rPr>
            <w:rStyle w:val="a4"/>
            <w:bCs/>
          </w:rPr>
          <w:t>http://infolab.stanford.edu/~backrub/google.html</w:t>
        </w:r>
      </w:hyperlink>
      <w:r w:rsidRPr="00A9773E">
        <w:rPr>
          <w:rFonts w:hint="eastAsia"/>
          <w:bCs/>
        </w:rPr>
        <w:t xml:space="preserve"> </w:t>
      </w:r>
    </w:p>
    <w:sectPr w:rsidR="00A9773E" w:rsidRPr="00A9773E" w:rsidSect="00F7521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61A8"/>
    <w:multiLevelType w:val="hybridMultilevel"/>
    <w:tmpl w:val="7648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30634"/>
    <w:multiLevelType w:val="hybridMultilevel"/>
    <w:tmpl w:val="3C22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899"/>
    <w:multiLevelType w:val="multilevel"/>
    <w:tmpl w:val="D6F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CB3568"/>
    <w:multiLevelType w:val="hybridMultilevel"/>
    <w:tmpl w:val="19541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676DF"/>
    <w:multiLevelType w:val="hybridMultilevel"/>
    <w:tmpl w:val="4804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E5D4C"/>
    <w:multiLevelType w:val="hybridMultilevel"/>
    <w:tmpl w:val="FD78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E17ED6"/>
    <w:multiLevelType w:val="hybridMultilevel"/>
    <w:tmpl w:val="7D189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B52E3F"/>
    <w:multiLevelType w:val="multilevel"/>
    <w:tmpl w:val="A79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BC1602"/>
    <w:multiLevelType w:val="hybridMultilevel"/>
    <w:tmpl w:val="23D0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A1179"/>
    <w:multiLevelType w:val="hybridMultilevel"/>
    <w:tmpl w:val="2A4E7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C7556"/>
    <w:multiLevelType w:val="multilevel"/>
    <w:tmpl w:val="872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F2445C"/>
    <w:multiLevelType w:val="hybridMultilevel"/>
    <w:tmpl w:val="62E6A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397C22"/>
    <w:multiLevelType w:val="hybridMultilevel"/>
    <w:tmpl w:val="055E2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8725B1"/>
    <w:multiLevelType w:val="hybridMultilevel"/>
    <w:tmpl w:val="502E8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33E09"/>
    <w:multiLevelType w:val="multilevel"/>
    <w:tmpl w:val="6348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2907F0"/>
    <w:multiLevelType w:val="hybridMultilevel"/>
    <w:tmpl w:val="7CFE8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AD13EB"/>
    <w:multiLevelType w:val="multilevel"/>
    <w:tmpl w:val="89E8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34D6A"/>
    <w:multiLevelType w:val="hybridMultilevel"/>
    <w:tmpl w:val="2342F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2C97940"/>
    <w:multiLevelType w:val="hybridMultilevel"/>
    <w:tmpl w:val="9D3A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466B35"/>
    <w:multiLevelType w:val="hybridMultilevel"/>
    <w:tmpl w:val="2BD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DB3479"/>
    <w:multiLevelType w:val="hybridMultilevel"/>
    <w:tmpl w:val="832C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187429"/>
    <w:multiLevelType w:val="multilevel"/>
    <w:tmpl w:val="4D92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EA6E9F"/>
    <w:multiLevelType w:val="hybridMultilevel"/>
    <w:tmpl w:val="5F20BE5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31458A"/>
    <w:multiLevelType w:val="hybridMultilevel"/>
    <w:tmpl w:val="07AC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2A7FE6"/>
    <w:multiLevelType w:val="hybridMultilevel"/>
    <w:tmpl w:val="D97A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63C96"/>
    <w:multiLevelType w:val="multilevel"/>
    <w:tmpl w:val="180E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86B7860"/>
    <w:multiLevelType w:val="hybridMultilevel"/>
    <w:tmpl w:val="76E4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176FF"/>
    <w:multiLevelType w:val="multilevel"/>
    <w:tmpl w:val="AE64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632A92"/>
    <w:multiLevelType w:val="hybridMultilevel"/>
    <w:tmpl w:val="95903E14"/>
    <w:lvl w:ilvl="0" w:tplc="BF86FCB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711B42"/>
    <w:multiLevelType w:val="hybridMultilevel"/>
    <w:tmpl w:val="F46A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350B20"/>
    <w:multiLevelType w:val="hybridMultilevel"/>
    <w:tmpl w:val="21FE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0166EE"/>
    <w:multiLevelType w:val="hybridMultilevel"/>
    <w:tmpl w:val="1762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947281"/>
    <w:multiLevelType w:val="hybridMultilevel"/>
    <w:tmpl w:val="083AE4AC"/>
    <w:lvl w:ilvl="0" w:tplc="050AB608">
      <w:start w:val="1"/>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950CF3"/>
    <w:multiLevelType w:val="hybridMultilevel"/>
    <w:tmpl w:val="DD80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841A40"/>
    <w:multiLevelType w:val="hybridMultilevel"/>
    <w:tmpl w:val="3C6AF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28"/>
  </w:num>
  <w:num w:numId="4">
    <w:abstractNumId w:val="25"/>
  </w:num>
  <w:num w:numId="5">
    <w:abstractNumId w:val="14"/>
  </w:num>
  <w:num w:numId="6">
    <w:abstractNumId w:val="21"/>
  </w:num>
  <w:num w:numId="7">
    <w:abstractNumId w:val="9"/>
  </w:num>
  <w:num w:numId="8">
    <w:abstractNumId w:val="16"/>
  </w:num>
  <w:num w:numId="9">
    <w:abstractNumId w:val="20"/>
  </w:num>
  <w:num w:numId="10">
    <w:abstractNumId w:val="0"/>
  </w:num>
  <w:num w:numId="11">
    <w:abstractNumId w:val="24"/>
  </w:num>
  <w:num w:numId="12">
    <w:abstractNumId w:val="10"/>
  </w:num>
  <w:num w:numId="13">
    <w:abstractNumId w:val="2"/>
  </w:num>
  <w:num w:numId="14">
    <w:abstractNumId w:val="27"/>
  </w:num>
  <w:num w:numId="15">
    <w:abstractNumId w:val="7"/>
  </w:num>
  <w:num w:numId="16">
    <w:abstractNumId w:val="18"/>
  </w:num>
  <w:num w:numId="17">
    <w:abstractNumId w:val="31"/>
  </w:num>
  <w:num w:numId="18">
    <w:abstractNumId w:val="13"/>
  </w:num>
  <w:num w:numId="19">
    <w:abstractNumId w:val="19"/>
  </w:num>
  <w:num w:numId="20">
    <w:abstractNumId w:val="11"/>
  </w:num>
  <w:num w:numId="21">
    <w:abstractNumId w:val="1"/>
  </w:num>
  <w:num w:numId="22">
    <w:abstractNumId w:val="26"/>
  </w:num>
  <w:num w:numId="23">
    <w:abstractNumId w:val="33"/>
  </w:num>
  <w:num w:numId="24">
    <w:abstractNumId w:val="30"/>
  </w:num>
  <w:num w:numId="25">
    <w:abstractNumId w:val="29"/>
  </w:num>
  <w:num w:numId="26">
    <w:abstractNumId w:val="22"/>
  </w:num>
  <w:num w:numId="27">
    <w:abstractNumId w:val="4"/>
  </w:num>
  <w:num w:numId="28">
    <w:abstractNumId w:val="15"/>
  </w:num>
  <w:num w:numId="29">
    <w:abstractNumId w:val="3"/>
  </w:num>
  <w:num w:numId="30">
    <w:abstractNumId w:val="23"/>
  </w:num>
  <w:num w:numId="31">
    <w:abstractNumId w:val="6"/>
  </w:num>
  <w:num w:numId="32">
    <w:abstractNumId w:val="17"/>
  </w:num>
  <w:num w:numId="33">
    <w:abstractNumId w:val="8"/>
  </w:num>
  <w:num w:numId="34">
    <w:abstractNumId w:val="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trackRevision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3D"/>
    <w:rsid w:val="00000562"/>
    <w:rsid w:val="00000C00"/>
    <w:rsid w:val="00025CE9"/>
    <w:rsid w:val="000270EA"/>
    <w:rsid w:val="00032860"/>
    <w:rsid w:val="00051D13"/>
    <w:rsid w:val="00081C04"/>
    <w:rsid w:val="00096C9F"/>
    <w:rsid w:val="000B42A5"/>
    <w:rsid w:val="000D7D0C"/>
    <w:rsid w:val="000E1378"/>
    <w:rsid w:val="000E4053"/>
    <w:rsid w:val="000F351F"/>
    <w:rsid w:val="001335BC"/>
    <w:rsid w:val="00137876"/>
    <w:rsid w:val="00141799"/>
    <w:rsid w:val="00160631"/>
    <w:rsid w:val="0016127C"/>
    <w:rsid w:val="00167D15"/>
    <w:rsid w:val="001909F5"/>
    <w:rsid w:val="00196DC0"/>
    <w:rsid w:val="001E2DAC"/>
    <w:rsid w:val="0021110C"/>
    <w:rsid w:val="00213EBB"/>
    <w:rsid w:val="002615B0"/>
    <w:rsid w:val="00277FA6"/>
    <w:rsid w:val="002D1217"/>
    <w:rsid w:val="002D6CF1"/>
    <w:rsid w:val="002F5C7D"/>
    <w:rsid w:val="0031026B"/>
    <w:rsid w:val="0031102D"/>
    <w:rsid w:val="00317824"/>
    <w:rsid w:val="00335EC9"/>
    <w:rsid w:val="003365BA"/>
    <w:rsid w:val="0036457B"/>
    <w:rsid w:val="003704EC"/>
    <w:rsid w:val="003A5040"/>
    <w:rsid w:val="003A53DD"/>
    <w:rsid w:val="003C17CE"/>
    <w:rsid w:val="003D131F"/>
    <w:rsid w:val="003D3A50"/>
    <w:rsid w:val="003F0509"/>
    <w:rsid w:val="00405AF5"/>
    <w:rsid w:val="00406172"/>
    <w:rsid w:val="004421F3"/>
    <w:rsid w:val="00444144"/>
    <w:rsid w:val="004477DA"/>
    <w:rsid w:val="004820EF"/>
    <w:rsid w:val="004A7ED9"/>
    <w:rsid w:val="004D4A84"/>
    <w:rsid w:val="004D5B6C"/>
    <w:rsid w:val="004E60E9"/>
    <w:rsid w:val="004F5E44"/>
    <w:rsid w:val="005008E7"/>
    <w:rsid w:val="00504F3D"/>
    <w:rsid w:val="005052BB"/>
    <w:rsid w:val="00512787"/>
    <w:rsid w:val="0052699D"/>
    <w:rsid w:val="00543D3B"/>
    <w:rsid w:val="00570117"/>
    <w:rsid w:val="005845C9"/>
    <w:rsid w:val="005962EB"/>
    <w:rsid w:val="005C337A"/>
    <w:rsid w:val="005E00E0"/>
    <w:rsid w:val="005E4020"/>
    <w:rsid w:val="005E5E7B"/>
    <w:rsid w:val="005F6557"/>
    <w:rsid w:val="006118D5"/>
    <w:rsid w:val="0061211E"/>
    <w:rsid w:val="00616C53"/>
    <w:rsid w:val="006357DC"/>
    <w:rsid w:val="006400A0"/>
    <w:rsid w:val="006425BB"/>
    <w:rsid w:val="0068145A"/>
    <w:rsid w:val="00682A08"/>
    <w:rsid w:val="00685D4E"/>
    <w:rsid w:val="006B6C69"/>
    <w:rsid w:val="006D46C0"/>
    <w:rsid w:val="006D672B"/>
    <w:rsid w:val="00723F04"/>
    <w:rsid w:val="00740369"/>
    <w:rsid w:val="007435DD"/>
    <w:rsid w:val="00746462"/>
    <w:rsid w:val="00752A56"/>
    <w:rsid w:val="00775C16"/>
    <w:rsid w:val="007812B4"/>
    <w:rsid w:val="007A5BB0"/>
    <w:rsid w:val="00804602"/>
    <w:rsid w:val="0081687A"/>
    <w:rsid w:val="00817B9C"/>
    <w:rsid w:val="008465B9"/>
    <w:rsid w:val="008523AB"/>
    <w:rsid w:val="00871D40"/>
    <w:rsid w:val="00877FE5"/>
    <w:rsid w:val="008C6DE4"/>
    <w:rsid w:val="008E68B3"/>
    <w:rsid w:val="00907ABB"/>
    <w:rsid w:val="00922793"/>
    <w:rsid w:val="0093584B"/>
    <w:rsid w:val="0094248F"/>
    <w:rsid w:val="009762CE"/>
    <w:rsid w:val="00980A82"/>
    <w:rsid w:val="00983983"/>
    <w:rsid w:val="0099358B"/>
    <w:rsid w:val="0099428B"/>
    <w:rsid w:val="009B15B8"/>
    <w:rsid w:val="009B1EB4"/>
    <w:rsid w:val="009B2090"/>
    <w:rsid w:val="009C35D4"/>
    <w:rsid w:val="009D2E3E"/>
    <w:rsid w:val="009D6BBB"/>
    <w:rsid w:val="009E2F41"/>
    <w:rsid w:val="00A240FE"/>
    <w:rsid w:val="00A4569C"/>
    <w:rsid w:val="00A466AA"/>
    <w:rsid w:val="00A55DE9"/>
    <w:rsid w:val="00A9015E"/>
    <w:rsid w:val="00A940C7"/>
    <w:rsid w:val="00A9773E"/>
    <w:rsid w:val="00AA1112"/>
    <w:rsid w:val="00AA6E55"/>
    <w:rsid w:val="00AB5887"/>
    <w:rsid w:val="00AC1FAE"/>
    <w:rsid w:val="00AC7B2F"/>
    <w:rsid w:val="00AD28A5"/>
    <w:rsid w:val="00AE08B5"/>
    <w:rsid w:val="00AF602B"/>
    <w:rsid w:val="00B22462"/>
    <w:rsid w:val="00B42801"/>
    <w:rsid w:val="00B65B41"/>
    <w:rsid w:val="00BB2160"/>
    <w:rsid w:val="00BE409D"/>
    <w:rsid w:val="00BF1CE6"/>
    <w:rsid w:val="00C03596"/>
    <w:rsid w:val="00C132B9"/>
    <w:rsid w:val="00C148CA"/>
    <w:rsid w:val="00C374D2"/>
    <w:rsid w:val="00C377C1"/>
    <w:rsid w:val="00C37C32"/>
    <w:rsid w:val="00C6187A"/>
    <w:rsid w:val="00C81C19"/>
    <w:rsid w:val="00C87110"/>
    <w:rsid w:val="00CA4214"/>
    <w:rsid w:val="00CD5D1D"/>
    <w:rsid w:val="00CF42AB"/>
    <w:rsid w:val="00CF7CB5"/>
    <w:rsid w:val="00D2216A"/>
    <w:rsid w:val="00D40519"/>
    <w:rsid w:val="00D51D35"/>
    <w:rsid w:val="00D539C1"/>
    <w:rsid w:val="00D60AE0"/>
    <w:rsid w:val="00D73FC6"/>
    <w:rsid w:val="00DA2A90"/>
    <w:rsid w:val="00DA60AF"/>
    <w:rsid w:val="00DC7CDD"/>
    <w:rsid w:val="00DE048D"/>
    <w:rsid w:val="00DF1087"/>
    <w:rsid w:val="00E222F0"/>
    <w:rsid w:val="00E62718"/>
    <w:rsid w:val="00E77418"/>
    <w:rsid w:val="00E87079"/>
    <w:rsid w:val="00E9387E"/>
    <w:rsid w:val="00E958D1"/>
    <w:rsid w:val="00EB64B7"/>
    <w:rsid w:val="00EC18E4"/>
    <w:rsid w:val="00F30EB7"/>
    <w:rsid w:val="00F419B1"/>
    <w:rsid w:val="00F6162C"/>
    <w:rsid w:val="00F75213"/>
    <w:rsid w:val="00F84515"/>
    <w:rsid w:val="00FB4349"/>
    <w:rsid w:val="00FC576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A26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link w:val="10"/>
    <w:uiPriority w:val="9"/>
    <w:qFormat/>
    <w:rsid w:val="007435DD"/>
    <w:pPr>
      <w:spacing w:before="100" w:beforeAutospacing="1" w:after="100" w:afterAutospacing="1"/>
      <w:outlineLvl w:val="0"/>
    </w:pPr>
    <w:rPr>
      <w:rFonts w:ascii="Times New Roman" w:hAnsi="Times New Roman" w:cs="Times New Roman"/>
      <w:b/>
      <w:bCs/>
      <w:kern w:val="36"/>
      <w:sz w:val="48"/>
      <w:szCs w:val="48"/>
    </w:rPr>
  </w:style>
  <w:style w:type="paragraph" w:styleId="2">
    <w:name w:val="heading 2"/>
    <w:basedOn w:val="a"/>
    <w:next w:val="a"/>
    <w:link w:val="20"/>
    <w:uiPriority w:val="9"/>
    <w:unhideWhenUsed/>
    <w:qFormat/>
    <w:rsid w:val="007435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351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5C16"/>
    <w:pPr>
      <w:ind w:left="720"/>
      <w:contextualSpacing/>
    </w:pPr>
  </w:style>
  <w:style w:type="character" w:customStyle="1" w:styleId="10">
    <w:name w:val="标题 1字符"/>
    <w:basedOn w:val="a0"/>
    <w:link w:val="1"/>
    <w:uiPriority w:val="9"/>
    <w:rsid w:val="007435DD"/>
    <w:rPr>
      <w:rFonts w:ascii="Times New Roman" w:hAnsi="Times New Roman" w:cs="Times New Roman"/>
      <w:b/>
      <w:bCs/>
      <w:kern w:val="36"/>
      <w:sz w:val="48"/>
      <w:szCs w:val="48"/>
    </w:rPr>
  </w:style>
  <w:style w:type="character" w:customStyle="1" w:styleId="apple-converted-space">
    <w:name w:val="apple-converted-space"/>
    <w:basedOn w:val="a0"/>
    <w:rsid w:val="007435DD"/>
  </w:style>
  <w:style w:type="character" w:styleId="a4">
    <w:name w:val="Hyperlink"/>
    <w:basedOn w:val="a0"/>
    <w:uiPriority w:val="99"/>
    <w:unhideWhenUsed/>
    <w:rsid w:val="007435DD"/>
    <w:rPr>
      <w:color w:val="0000FF"/>
      <w:u w:val="single"/>
    </w:rPr>
  </w:style>
  <w:style w:type="character" w:customStyle="1" w:styleId="20">
    <w:name w:val="标题 2字符"/>
    <w:basedOn w:val="a0"/>
    <w:link w:val="2"/>
    <w:uiPriority w:val="9"/>
    <w:rsid w:val="007435DD"/>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a0"/>
    <w:rsid w:val="007435DD"/>
  </w:style>
  <w:style w:type="character" w:customStyle="1" w:styleId="30">
    <w:name w:val="标题 3字符"/>
    <w:basedOn w:val="a0"/>
    <w:link w:val="3"/>
    <w:uiPriority w:val="9"/>
    <w:rsid w:val="000F351F"/>
    <w:rPr>
      <w:rFonts w:asciiTheme="majorHAnsi" w:eastAsiaTheme="majorEastAsia" w:hAnsiTheme="majorHAnsi" w:cstheme="majorBidi"/>
      <w:color w:val="1F3763" w:themeColor="accent1" w:themeShade="7F"/>
    </w:rPr>
  </w:style>
  <w:style w:type="character" w:customStyle="1" w:styleId="mw-editsection">
    <w:name w:val="mw-editsection"/>
    <w:basedOn w:val="a0"/>
    <w:rsid w:val="00405AF5"/>
  </w:style>
  <w:style w:type="character" w:customStyle="1" w:styleId="mw-editsection-bracket">
    <w:name w:val="mw-editsection-bracket"/>
    <w:basedOn w:val="a0"/>
    <w:rsid w:val="00405AF5"/>
  </w:style>
  <w:style w:type="paragraph" w:styleId="a5">
    <w:name w:val="Normal (Web)"/>
    <w:basedOn w:val="a"/>
    <w:uiPriority w:val="99"/>
    <w:semiHidden/>
    <w:unhideWhenUsed/>
    <w:rsid w:val="00405AF5"/>
    <w:pPr>
      <w:spacing w:before="100" w:beforeAutospacing="1" w:after="100" w:afterAutospacing="1"/>
    </w:pPr>
    <w:rPr>
      <w:rFonts w:ascii="Times New Roman" w:hAnsi="Times New Roman" w:cs="Times New Roman"/>
    </w:rPr>
  </w:style>
  <w:style w:type="character" w:styleId="a6">
    <w:name w:val="FollowedHyperlink"/>
    <w:basedOn w:val="a0"/>
    <w:uiPriority w:val="99"/>
    <w:semiHidden/>
    <w:unhideWhenUsed/>
    <w:rsid w:val="00405AF5"/>
    <w:rPr>
      <w:color w:val="954F72" w:themeColor="followedHyperlink"/>
      <w:u w:val="single"/>
    </w:rPr>
  </w:style>
  <w:style w:type="paragraph" w:styleId="a7">
    <w:name w:val="TOC Heading"/>
    <w:basedOn w:val="1"/>
    <w:next w:val="a"/>
    <w:uiPriority w:val="39"/>
    <w:unhideWhenUsed/>
    <w:qFormat/>
    <w:rsid w:val="001909F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11">
    <w:name w:val="toc 1"/>
    <w:basedOn w:val="a"/>
    <w:next w:val="a"/>
    <w:autoRedefine/>
    <w:uiPriority w:val="39"/>
    <w:unhideWhenUsed/>
    <w:rsid w:val="001909F5"/>
    <w:pPr>
      <w:spacing w:before="120"/>
    </w:pPr>
    <w:rPr>
      <w:b/>
      <w:bCs/>
    </w:rPr>
  </w:style>
  <w:style w:type="paragraph" w:styleId="21">
    <w:name w:val="toc 2"/>
    <w:basedOn w:val="a"/>
    <w:next w:val="a"/>
    <w:autoRedefine/>
    <w:uiPriority w:val="39"/>
    <w:unhideWhenUsed/>
    <w:rsid w:val="001909F5"/>
    <w:pPr>
      <w:ind w:left="240"/>
    </w:pPr>
    <w:rPr>
      <w:b/>
      <w:bCs/>
      <w:sz w:val="22"/>
      <w:szCs w:val="22"/>
    </w:rPr>
  </w:style>
  <w:style w:type="paragraph" w:styleId="31">
    <w:name w:val="toc 3"/>
    <w:basedOn w:val="a"/>
    <w:next w:val="a"/>
    <w:autoRedefine/>
    <w:uiPriority w:val="39"/>
    <w:unhideWhenUsed/>
    <w:rsid w:val="001909F5"/>
    <w:pPr>
      <w:ind w:left="480"/>
    </w:pPr>
    <w:rPr>
      <w:sz w:val="22"/>
      <w:szCs w:val="22"/>
    </w:rPr>
  </w:style>
  <w:style w:type="paragraph" w:styleId="4">
    <w:name w:val="toc 4"/>
    <w:basedOn w:val="a"/>
    <w:next w:val="a"/>
    <w:autoRedefine/>
    <w:uiPriority w:val="39"/>
    <w:semiHidden/>
    <w:unhideWhenUsed/>
    <w:rsid w:val="001909F5"/>
    <w:pPr>
      <w:ind w:left="720"/>
    </w:pPr>
    <w:rPr>
      <w:sz w:val="20"/>
      <w:szCs w:val="20"/>
    </w:rPr>
  </w:style>
  <w:style w:type="paragraph" w:styleId="5">
    <w:name w:val="toc 5"/>
    <w:basedOn w:val="a"/>
    <w:next w:val="a"/>
    <w:autoRedefine/>
    <w:uiPriority w:val="39"/>
    <w:semiHidden/>
    <w:unhideWhenUsed/>
    <w:rsid w:val="001909F5"/>
    <w:pPr>
      <w:ind w:left="960"/>
    </w:pPr>
    <w:rPr>
      <w:sz w:val="20"/>
      <w:szCs w:val="20"/>
    </w:rPr>
  </w:style>
  <w:style w:type="paragraph" w:styleId="6">
    <w:name w:val="toc 6"/>
    <w:basedOn w:val="a"/>
    <w:next w:val="a"/>
    <w:autoRedefine/>
    <w:uiPriority w:val="39"/>
    <w:semiHidden/>
    <w:unhideWhenUsed/>
    <w:rsid w:val="001909F5"/>
    <w:pPr>
      <w:ind w:left="1200"/>
    </w:pPr>
    <w:rPr>
      <w:sz w:val="20"/>
      <w:szCs w:val="20"/>
    </w:rPr>
  </w:style>
  <w:style w:type="paragraph" w:styleId="7">
    <w:name w:val="toc 7"/>
    <w:basedOn w:val="a"/>
    <w:next w:val="a"/>
    <w:autoRedefine/>
    <w:uiPriority w:val="39"/>
    <w:semiHidden/>
    <w:unhideWhenUsed/>
    <w:rsid w:val="001909F5"/>
    <w:pPr>
      <w:ind w:left="1440"/>
    </w:pPr>
    <w:rPr>
      <w:sz w:val="20"/>
      <w:szCs w:val="20"/>
    </w:rPr>
  </w:style>
  <w:style w:type="paragraph" w:styleId="8">
    <w:name w:val="toc 8"/>
    <w:basedOn w:val="a"/>
    <w:next w:val="a"/>
    <w:autoRedefine/>
    <w:uiPriority w:val="39"/>
    <w:semiHidden/>
    <w:unhideWhenUsed/>
    <w:rsid w:val="001909F5"/>
    <w:pPr>
      <w:ind w:left="1680"/>
    </w:pPr>
    <w:rPr>
      <w:sz w:val="20"/>
      <w:szCs w:val="20"/>
    </w:rPr>
  </w:style>
  <w:style w:type="paragraph" w:styleId="9">
    <w:name w:val="toc 9"/>
    <w:basedOn w:val="a"/>
    <w:next w:val="a"/>
    <w:autoRedefine/>
    <w:uiPriority w:val="39"/>
    <w:semiHidden/>
    <w:unhideWhenUsed/>
    <w:rsid w:val="001909F5"/>
    <w:pPr>
      <w:ind w:left="1920"/>
    </w:pPr>
    <w:rPr>
      <w:sz w:val="20"/>
      <w:szCs w:val="20"/>
    </w:rPr>
  </w:style>
  <w:style w:type="paragraph" w:styleId="a8">
    <w:name w:val="Balloon Text"/>
    <w:basedOn w:val="a"/>
    <w:link w:val="a9"/>
    <w:uiPriority w:val="99"/>
    <w:semiHidden/>
    <w:unhideWhenUsed/>
    <w:rsid w:val="008465B9"/>
    <w:rPr>
      <w:rFonts w:ascii="宋体" w:eastAsia="宋体"/>
      <w:sz w:val="18"/>
      <w:szCs w:val="18"/>
    </w:rPr>
  </w:style>
  <w:style w:type="character" w:customStyle="1" w:styleId="a9">
    <w:name w:val="批注框文本字符"/>
    <w:basedOn w:val="a0"/>
    <w:link w:val="a8"/>
    <w:uiPriority w:val="99"/>
    <w:semiHidden/>
    <w:rsid w:val="008465B9"/>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2694">
      <w:bodyDiv w:val="1"/>
      <w:marLeft w:val="0"/>
      <w:marRight w:val="0"/>
      <w:marTop w:val="0"/>
      <w:marBottom w:val="0"/>
      <w:divBdr>
        <w:top w:val="none" w:sz="0" w:space="0" w:color="auto"/>
        <w:left w:val="none" w:sz="0" w:space="0" w:color="auto"/>
        <w:bottom w:val="none" w:sz="0" w:space="0" w:color="auto"/>
        <w:right w:val="none" w:sz="0" w:space="0" w:color="auto"/>
      </w:divBdr>
    </w:div>
    <w:div w:id="11297737">
      <w:bodyDiv w:val="1"/>
      <w:marLeft w:val="0"/>
      <w:marRight w:val="0"/>
      <w:marTop w:val="0"/>
      <w:marBottom w:val="0"/>
      <w:divBdr>
        <w:top w:val="none" w:sz="0" w:space="0" w:color="auto"/>
        <w:left w:val="none" w:sz="0" w:space="0" w:color="auto"/>
        <w:bottom w:val="none" w:sz="0" w:space="0" w:color="auto"/>
        <w:right w:val="none" w:sz="0" w:space="0" w:color="auto"/>
      </w:divBdr>
    </w:div>
    <w:div w:id="31881065">
      <w:bodyDiv w:val="1"/>
      <w:marLeft w:val="0"/>
      <w:marRight w:val="0"/>
      <w:marTop w:val="0"/>
      <w:marBottom w:val="0"/>
      <w:divBdr>
        <w:top w:val="none" w:sz="0" w:space="0" w:color="auto"/>
        <w:left w:val="none" w:sz="0" w:space="0" w:color="auto"/>
        <w:bottom w:val="none" w:sz="0" w:space="0" w:color="auto"/>
        <w:right w:val="none" w:sz="0" w:space="0" w:color="auto"/>
      </w:divBdr>
    </w:div>
    <w:div w:id="32467345">
      <w:bodyDiv w:val="1"/>
      <w:marLeft w:val="0"/>
      <w:marRight w:val="0"/>
      <w:marTop w:val="0"/>
      <w:marBottom w:val="0"/>
      <w:divBdr>
        <w:top w:val="none" w:sz="0" w:space="0" w:color="auto"/>
        <w:left w:val="none" w:sz="0" w:space="0" w:color="auto"/>
        <w:bottom w:val="none" w:sz="0" w:space="0" w:color="auto"/>
        <w:right w:val="none" w:sz="0" w:space="0" w:color="auto"/>
      </w:divBdr>
    </w:div>
    <w:div w:id="36901970">
      <w:bodyDiv w:val="1"/>
      <w:marLeft w:val="0"/>
      <w:marRight w:val="0"/>
      <w:marTop w:val="0"/>
      <w:marBottom w:val="0"/>
      <w:divBdr>
        <w:top w:val="none" w:sz="0" w:space="0" w:color="auto"/>
        <w:left w:val="none" w:sz="0" w:space="0" w:color="auto"/>
        <w:bottom w:val="none" w:sz="0" w:space="0" w:color="auto"/>
        <w:right w:val="none" w:sz="0" w:space="0" w:color="auto"/>
      </w:divBdr>
    </w:div>
    <w:div w:id="138502842">
      <w:bodyDiv w:val="1"/>
      <w:marLeft w:val="0"/>
      <w:marRight w:val="0"/>
      <w:marTop w:val="0"/>
      <w:marBottom w:val="0"/>
      <w:divBdr>
        <w:top w:val="none" w:sz="0" w:space="0" w:color="auto"/>
        <w:left w:val="none" w:sz="0" w:space="0" w:color="auto"/>
        <w:bottom w:val="none" w:sz="0" w:space="0" w:color="auto"/>
        <w:right w:val="none" w:sz="0" w:space="0" w:color="auto"/>
      </w:divBdr>
    </w:div>
    <w:div w:id="168299765">
      <w:bodyDiv w:val="1"/>
      <w:marLeft w:val="0"/>
      <w:marRight w:val="0"/>
      <w:marTop w:val="0"/>
      <w:marBottom w:val="0"/>
      <w:divBdr>
        <w:top w:val="none" w:sz="0" w:space="0" w:color="auto"/>
        <w:left w:val="none" w:sz="0" w:space="0" w:color="auto"/>
        <w:bottom w:val="none" w:sz="0" w:space="0" w:color="auto"/>
        <w:right w:val="none" w:sz="0" w:space="0" w:color="auto"/>
      </w:divBdr>
    </w:div>
    <w:div w:id="169180210">
      <w:bodyDiv w:val="1"/>
      <w:marLeft w:val="0"/>
      <w:marRight w:val="0"/>
      <w:marTop w:val="0"/>
      <w:marBottom w:val="0"/>
      <w:divBdr>
        <w:top w:val="none" w:sz="0" w:space="0" w:color="auto"/>
        <w:left w:val="none" w:sz="0" w:space="0" w:color="auto"/>
        <w:bottom w:val="none" w:sz="0" w:space="0" w:color="auto"/>
        <w:right w:val="none" w:sz="0" w:space="0" w:color="auto"/>
      </w:divBdr>
    </w:div>
    <w:div w:id="198400381">
      <w:bodyDiv w:val="1"/>
      <w:marLeft w:val="0"/>
      <w:marRight w:val="0"/>
      <w:marTop w:val="0"/>
      <w:marBottom w:val="0"/>
      <w:divBdr>
        <w:top w:val="none" w:sz="0" w:space="0" w:color="auto"/>
        <w:left w:val="none" w:sz="0" w:space="0" w:color="auto"/>
        <w:bottom w:val="none" w:sz="0" w:space="0" w:color="auto"/>
        <w:right w:val="none" w:sz="0" w:space="0" w:color="auto"/>
      </w:divBdr>
    </w:div>
    <w:div w:id="204291430">
      <w:bodyDiv w:val="1"/>
      <w:marLeft w:val="0"/>
      <w:marRight w:val="0"/>
      <w:marTop w:val="0"/>
      <w:marBottom w:val="0"/>
      <w:divBdr>
        <w:top w:val="none" w:sz="0" w:space="0" w:color="auto"/>
        <w:left w:val="none" w:sz="0" w:space="0" w:color="auto"/>
        <w:bottom w:val="none" w:sz="0" w:space="0" w:color="auto"/>
        <w:right w:val="none" w:sz="0" w:space="0" w:color="auto"/>
      </w:divBdr>
    </w:div>
    <w:div w:id="205795450">
      <w:bodyDiv w:val="1"/>
      <w:marLeft w:val="0"/>
      <w:marRight w:val="0"/>
      <w:marTop w:val="0"/>
      <w:marBottom w:val="0"/>
      <w:divBdr>
        <w:top w:val="none" w:sz="0" w:space="0" w:color="auto"/>
        <w:left w:val="none" w:sz="0" w:space="0" w:color="auto"/>
        <w:bottom w:val="none" w:sz="0" w:space="0" w:color="auto"/>
        <w:right w:val="none" w:sz="0" w:space="0" w:color="auto"/>
      </w:divBdr>
    </w:div>
    <w:div w:id="244077293">
      <w:bodyDiv w:val="1"/>
      <w:marLeft w:val="0"/>
      <w:marRight w:val="0"/>
      <w:marTop w:val="0"/>
      <w:marBottom w:val="0"/>
      <w:divBdr>
        <w:top w:val="none" w:sz="0" w:space="0" w:color="auto"/>
        <w:left w:val="none" w:sz="0" w:space="0" w:color="auto"/>
        <w:bottom w:val="none" w:sz="0" w:space="0" w:color="auto"/>
        <w:right w:val="none" w:sz="0" w:space="0" w:color="auto"/>
      </w:divBdr>
    </w:div>
    <w:div w:id="261492802">
      <w:bodyDiv w:val="1"/>
      <w:marLeft w:val="0"/>
      <w:marRight w:val="0"/>
      <w:marTop w:val="0"/>
      <w:marBottom w:val="0"/>
      <w:divBdr>
        <w:top w:val="none" w:sz="0" w:space="0" w:color="auto"/>
        <w:left w:val="none" w:sz="0" w:space="0" w:color="auto"/>
        <w:bottom w:val="none" w:sz="0" w:space="0" w:color="auto"/>
        <w:right w:val="none" w:sz="0" w:space="0" w:color="auto"/>
      </w:divBdr>
    </w:div>
    <w:div w:id="372078337">
      <w:bodyDiv w:val="1"/>
      <w:marLeft w:val="0"/>
      <w:marRight w:val="0"/>
      <w:marTop w:val="0"/>
      <w:marBottom w:val="0"/>
      <w:divBdr>
        <w:top w:val="none" w:sz="0" w:space="0" w:color="auto"/>
        <w:left w:val="none" w:sz="0" w:space="0" w:color="auto"/>
        <w:bottom w:val="none" w:sz="0" w:space="0" w:color="auto"/>
        <w:right w:val="none" w:sz="0" w:space="0" w:color="auto"/>
      </w:divBdr>
    </w:div>
    <w:div w:id="374088010">
      <w:bodyDiv w:val="1"/>
      <w:marLeft w:val="0"/>
      <w:marRight w:val="0"/>
      <w:marTop w:val="0"/>
      <w:marBottom w:val="0"/>
      <w:divBdr>
        <w:top w:val="none" w:sz="0" w:space="0" w:color="auto"/>
        <w:left w:val="none" w:sz="0" w:space="0" w:color="auto"/>
        <w:bottom w:val="none" w:sz="0" w:space="0" w:color="auto"/>
        <w:right w:val="none" w:sz="0" w:space="0" w:color="auto"/>
      </w:divBdr>
    </w:div>
    <w:div w:id="379090375">
      <w:bodyDiv w:val="1"/>
      <w:marLeft w:val="0"/>
      <w:marRight w:val="0"/>
      <w:marTop w:val="0"/>
      <w:marBottom w:val="0"/>
      <w:divBdr>
        <w:top w:val="none" w:sz="0" w:space="0" w:color="auto"/>
        <w:left w:val="none" w:sz="0" w:space="0" w:color="auto"/>
        <w:bottom w:val="none" w:sz="0" w:space="0" w:color="auto"/>
        <w:right w:val="none" w:sz="0" w:space="0" w:color="auto"/>
      </w:divBdr>
    </w:div>
    <w:div w:id="465661228">
      <w:bodyDiv w:val="1"/>
      <w:marLeft w:val="0"/>
      <w:marRight w:val="0"/>
      <w:marTop w:val="0"/>
      <w:marBottom w:val="0"/>
      <w:divBdr>
        <w:top w:val="none" w:sz="0" w:space="0" w:color="auto"/>
        <w:left w:val="none" w:sz="0" w:space="0" w:color="auto"/>
        <w:bottom w:val="none" w:sz="0" w:space="0" w:color="auto"/>
        <w:right w:val="none" w:sz="0" w:space="0" w:color="auto"/>
      </w:divBdr>
    </w:div>
    <w:div w:id="489716001">
      <w:bodyDiv w:val="1"/>
      <w:marLeft w:val="0"/>
      <w:marRight w:val="0"/>
      <w:marTop w:val="0"/>
      <w:marBottom w:val="0"/>
      <w:divBdr>
        <w:top w:val="none" w:sz="0" w:space="0" w:color="auto"/>
        <w:left w:val="none" w:sz="0" w:space="0" w:color="auto"/>
        <w:bottom w:val="none" w:sz="0" w:space="0" w:color="auto"/>
        <w:right w:val="none" w:sz="0" w:space="0" w:color="auto"/>
      </w:divBdr>
    </w:div>
    <w:div w:id="569080487">
      <w:bodyDiv w:val="1"/>
      <w:marLeft w:val="0"/>
      <w:marRight w:val="0"/>
      <w:marTop w:val="0"/>
      <w:marBottom w:val="0"/>
      <w:divBdr>
        <w:top w:val="none" w:sz="0" w:space="0" w:color="auto"/>
        <w:left w:val="none" w:sz="0" w:space="0" w:color="auto"/>
        <w:bottom w:val="none" w:sz="0" w:space="0" w:color="auto"/>
        <w:right w:val="none" w:sz="0" w:space="0" w:color="auto"/>
      </w:divBdr>
    </w:div>
    <w:div w:id="647125896">
      <w:bodyDiv w:val="1"/>
      <w:marLeft w:val="0"/>
      <w:marRight w:val="0"/>
      <w:marTop w:val="0"/>
      <w:marBottom w:val="0"/>
      <w:divBdr>
        <w:top w:val="none" w:sz="0" w:space="0" w:color="auto"/>
        <w:left w:val="none" w:sz="0" w:space="0" w:color="auto"/>
        <w:bottom w:val="none" w:sz="0" w:space="0" w:color="auto"/>
        <w:right w:val="none" w:sz="0" w:space="0" w:color="auto"/>
      </w:divBdr>
    </w:div>
    <w:div w:id="652612083">
      <w:bodyDiv w:val="1"/>
      <w:marLeft w:val="0"/>
      <w:marRight w:val="0"/>
      <w:marTop w:val="0"/>
      <w:marBottom w:val="0"/>
      <w:divBdr>
        <w:top w:val="none" w:sz="0" w:space="0" w:color="auto"/>
        <w:left w:val="none" w:sz="0" w:space="0" w:color="auto"/>
        <w:bottom w:val="none" w:sz="0" w:space="0" w:color="auto"/>
        <w:right w:val="none" w:sz="0" w:space="0" w:color="auto"/>
      </w:divBdr>
    </w:div>
    <w:div w:id="669060284">
      <w:bodyDiv w:val="1"/>
      <w:marLeft w:val="0"/>
      <w:marRight w:val="0"/>
      <w:marTop w:val="0"/>
      <w:marBottom w:val="0"/>
      <w:divBdr>
        <w:top w:val="none" w:sz="0" w:space="0" w:color="auto"/>
        <w:left w:val="none" w:sz="0" w:space="0" w:color="auto"/>
        <w:bottom w:val="none" w:sz="0" w:space="0" w:color="auto"/>
        <w:right w:val="none" w:sz="0" w:space="0" w:color="auto"/>
      </w:divBdr>
    </w:div>
    <w:div w:id="697126796">
      <w:bodyDiv w:val="1"/>
      <w:marLeft w:val="0"/>
      <w:marRight w:val="0"/>
      <w:marTop w:val="0"/>
      <w:marBottom w:val="0"/>
      <w:divBdr>
        <w:top w:val="none" w:sz="0" w:space="0" w:color="auto"/>
        <w:left w:val="none" w:sz="0" w:space="0" w:color="auto"/>
        <w:bottom w:val="none" w:sz="0" w:space="0" w:color="auto"/>
        <w:right w:val="none" w:sz="0" w:space="0" w:color="auto"/>
      </w:divBdr>
    </w:div>
    <w:div w:id="758407948">
      <w:bodyDiv w:val="1"/>
      <w:marLeft w:val="0"/>
      <w:marRight w:val="0"/>
      <w:marTop w:val="0"/>
      <w:marBottom w:val="0"/>
      <w:divBdr>
        <w:top w:val="none" w:sz="0" w:space="0" w:color="auto"/>
        <w:left w:val="none" w:sz="0" w:space="0" w:color="auto"/>
        <w:bottom w:val="none" w:sz="0" w:space="0" w:color="auto"/>
        <w:right w:val="none" w:sz="0" w:space="0" w:color="auto"/>
      </w:divBdr>
    </w:div>
    <w:div w:id="763692513">
      <w:bodyDiv w:val="1"/>
      <w:marLeft w:val="0"/>
      <w:marRight w:val="0"/>
      <w:marTop w:val="0"/>
      <w:marBottom w:val="0"/>
      <w:divBdr>
        <w:top w:val="none" w:sz="0" w:space="0" w:color="auto"/>
        <w:left w:val="none" w:sz="0" w:space="0" w:color="auto"/>
        <w:bottom w:val="none" w:sz="0" w:space="0" w:color="auto"/>
        <w:right w:val="none" w:sz="0" w:space="0" w:color="auto"/>
      </w:divBdr>
    </w:div>
    <w:div w:id="801122304">
      <w:bodyDiv w:val="1"/>
      <w:marLeft w:val="0"/>
      <w:marRight w:val="0"/>
      <w:marTop w:val="0"/>
      <w:marBottom w:val="0"/>
      <w:divBdr>
        <w:top w:val="none" w:sz="0" w:space="0" w:color="auto"/>
        <w:left w:val="none" w:sz="0" w:space="0" w:color="auto"/>
        <w:bottom w:val="none" w:sz="0" w:space="0" w:color="auto"/>
        <w:right w:val="none" w:sz="0" w:space="0" w:color="auto"/>
      </w:divBdr>
    </w:div>
    <w:div w:id="813328339">
      <w:bodyDiv w:val="1"/>
      <w:marLeft w:val="0"/>
      <w:marRight w:val="0"/>
      <w:marTop w:val="0"/>
      <w:marBottom w:val="0"/>
      <w:divBdr>
        <w:top w:val="none" w:sz="0" w:space="0" w:color="auto"/>
        <w:left w:val="none" w:sz="0" w:space="0" w:color="auto"/>
        <w:bottom w:val="none" w:sz="0" w:space="0" w:color="auto"/>
        <w:right w:val="none" w:sz="0" w:space="0" w:color="auto"/>
      </w:divBdr>
    </w:div>
    <w:div w:id="855272521">
      <w:bodyDiv w:val="1"/>
      <w:marLeft w:val="0"/>
      <w:marRight w:val="0"/>
      <w:marTop w:val="0"/>
      <w:marBottom w:val="0"/>
      <w:divBdr>
        <w:top w:val="none" w:sz="0" w:space="0" w:color="auto"/>
        <w:left w:val="none" w:sz="0" w:space="0" w:color="auto"/>
        <w:bottom w:val="none" w:sz="0" w:space="0" w:color="auto"/>
        <w:right w:val="none" w:sz="0" w:space="0" w:color="auto"/>
      </w:divBdr>
    </w:div>
    <w:div w:id="894659107">
      <w:bodyDiv w:val="1"/>
      <w:marLeft w:val="0"/>
      <w:marRight w:val="0"/>
      <w:marTop w:val="0"/>
      <w:marBottom w:val="0"/>
      <w:divBdr>
        <w:top w:val="none" w:sz="0" w:space="0" w:color="auto"/>
        <w:left w:val="none" w:sz="0" w:space="0" w:color="auto"/>
        <w:bottom w:val="none" w:sz="0" w:space="0" w:color="auto"/>
        <w:right w:val="none" w:sz="0" w:space="0" w:color="auto"/>
      </w:divBdr>
    </w:div>
    <w:div w:id="900558304">
      <w:bodyDiv w:val="1"/>
      <w:marLeft w:val="0"/>
      <w:marRight w:val="0"/>
      <w:marTop w:val="0"/>
      <w:marBottom w:val="0"/>
      <w:divBdr>
        <w:top w:val="none" w:sz="0" w:space="0" w:color="auto"/>
        <w:left w:val="none" w:sz="0" w:space="0" w:color="auto"/>
        <w:bottom w:val="none" w:sz="0" w:space="0" w:color="auto"/>
        <w:right w:val="none" w:sz="0" w:space="0" w:color="auto"/>
      </w:divBdr>
    </w:div>
    <w:div w:id="955333693">
      <w:bodyDiv w:val="1"/>
      <w:marLeft w:val="0"/>
      <w:marRight w:val="0"/>
      <w:marTop w:val="0"/>
      <w:marBottom w:val="0"/>
      <w:divBdr>
        <w:top w:val="none" w:sz="0" w:space="0" w:color="auto"/>
        <w:left w:val="none" w:sz="0" w:space="0" w:color="auto"/>
        <w:bottom w:val="none" w:sz="0" w:space="0" w:color="auto"/>
        <w:right w:val="none" w:sz="0" w:space="0" w:color="auto"/>
      </w:divBdr>
    </w:div>
    <w:div w:id="968819714">
      <w:bodyDiv w:val="1"/>
      <w:marLeft w:val="0"/>
      <w:marRight w:val="0"/>
      <w:marTop w:val="0"/>
      <w:marBottom w:val="0"/>
      <w:divBdr>
        <w:top w:val="none" w:sz="0" w:space="0" w:color="auto"/>
        <w:left w:val="none" w:sz="0" w:space="0" w:color="auto"/>
        <w:bottom w:val="none" w:sz="0" w:space="0" w:color="auto"/>
        <w:right w:val="none" w:sz="0" w:space="0" w:color="auto"/>
      </w:divBdr>
    </w:div>
    <w:div w:id="992955029">
      <w:bodyDiv w:val="1"/>
      <w:marLeft w:val="0"/>
      <w:marRight w:val="0"/>
      <w:marTop w:val="0"/>
      <w:marBottom w:val="0"/>
      <w:divBdr>
        <w:top w:val="none" w:sz="0" w:space="0" w:color="auto"/>
        <w:left w:val="none" w:sz="0" w:space="0" w:color="auto"/>
        <w:bottom w:val="none" w:sz="0" w:space="0" w:color="auto"/>
        <w:right w:val="none" w:sz="0" w:space="0" w:color="auto"/>
      </w:divBdr>
    </w:div>
    <w:div w:id="1008682128">
      <w:bodyDiv w:val="1"/>
      <w:marLeft w:val="0"/>
      <w:marRight w:val="0"/>
      <w:marTop w:val="0"/>
      <w:marBottom w:val="0"/>
      <w:divBdr>
        <w:top w:val="none" w:sz="0" w:space="0" w:color="auto"/>
        <w:left w:val="none" w:sz="0" w:space="0" w:color="auto"/>
        <w:bottom w:val="none" w:sz="0" w:space="0" w:color="auto"/>
        <w:right w:val="none" w:sz="0" w:space="0" w:color="auto"/>
      </w:divBdr>
    </w:div>
    <w:div w:id="1041175447">
      <w:bodyDiv w:val="1"/>
      <w:marLeft w:val="0"/>
      <w:marRight w:val="0"/>
      <w:marTop w:val="0"/>
      <w:marBottom w:val="0"/>
      <w:divBdr>
        <w:top w:val="none" w:sz="0" w:space="0" w:color="auto"/>
        <w:left w:val="none" w:sz="0" w:space="0" w:color="auto"/>
        <w:bottom w:val="none" w:sz="0" w:space="0" w:color="auto"/>
        <w:right w:val="none" w:sz="0" w:space="0" w:color="auto"/>
      </w:divBdr>
    </w:div>
    <w:div w:id="1041440542">
      <w:bodyDiv w:val="1"/>
      <w:marLeft w:val="0"/>
      <w:marRight w:val="0"/>
      <w:marTop w:val="0"/>
      <w:marBottom w:val="0"/>
      <w:divBdr>
        <w:top w:val="none" w:sz="0" w:space="0" w:color="auto"/>
        <w:left w:val="none" w:sz="0" w:space="0" w:color="auto"/>
        <w:bottom w:val="none" w:sz="0" w:space="0" w:color="auto"/>
        <w:right w:val="none" w:sz="0" w:space="0" w:color="auto"/>
      </w:divBdr>
    </w:div>
    <w:div w:id="1044713747">
      <w:bodyDiv w:val="1"/>
      <w:marLeft w:val="0"/>
      <w:marRight w:val="0"/>
      <w:marTop w:val="0"/>
      <w:marBottom w:val="0"/>
      <w:divBdr>
        <w:top w:val="none" w:sz="0" w:space="0" w:color="auto"/>
        <w:left w:val="none" w:sz="0" w:space="0" w:color="auto"/>
        <w:bottom w:val="none" w:sz="0" w:space="0" w:color="auto"/>
        <w:right w:val="none" w:sz="0" w:space="0" w:color="auto"/>
      </w:divBdr>
    </w:div>
    <w:div w:id="1075979123">
      <w:bodyDiv w:val="1"/>
      <w:marLeft w:val="0"/>
      <w:marRight w:val="0"/>
      <w:marTop w:val="0"/>
      <w:marBottom w:val="0"/>
      <w:divBdr>
        <w:top w:val="none" w:sz="0" w:space="0" w:color="auto"/>
        <w:left w:val="none" w:sz="0" w:space="0" w:color="auto"/>
        <w:bottom w:val="none" w:sz="0" w:space="0" w:color="auto"/>
        <w:right w:val="none" w:sz="0" w:space="0" w:color="auto"/>
      </w:divBdr>
    </w:div>
    <w:div w:id="1098523398">
      <w:bodyDiv w:val="1"/>
      <w:marLeft w:val="0"/>
      <w:marRight w:val="0"/>
      <w:marTop w:val="0"/>
      <w:marBottom w:val="0"/>
      <w:divBdr>
        <w:top w:val="none" w:sz="0" w:space="0" w:color="auto"/>
        <w:left w:val="none" w:sz="0" w:space="0" w:color="auto"/>
        <w:bottom w:val="none" w:sz="0" w:space="0" w:color="auto"/>
        <w:right w:val="none" w:sz="0" w:space="0" w:color="auto"/>
      </w:divBdr>
    </w:div>
    <w:div w:id="1113355246">
      <w:bodyDiv w:val="1"/>
      <w:marLeft w:val="0"/>
      <w:marRight w:val="0"/>
      <w:marTop w:val="0"/>
      <w:marBottom w:val="0"/>
      <w:divBdr>
        <w:top w:val="none" w:sz="0" w:space="0" w:color="auto"/>
        <w:left w:val="none" w:sz="0" w:space="0" w:color="auto"/>
        <w:bottom w:val="none" w:sz="0" w:space="0" w:color="auto"/>
        <w:right w:val="none" w:sz="0" w:space="0" w:color="auto"/>
      </w:divBdr>
    </w:div>
    <w:div w:id="1129124769">
      <w:bodyDiv w:val="1"/>
      <w:marLeft w:val="0"/>
      <w:marRight w:val="0"/>
      <w:marTop w:val="0"/>
      <w:marBottom w:val="0"/>
      <w:divBdr>
        <w:top w:val="none" w:sz="0" w:space="0" w:color="auto"/>
        <w:left w:val="none" w:sz="0" w:space="0" w:color="auto"/>
        <w:bottom w:val="none" w:sz="0" w:space="0" w:color="auto"/>
        <w:right w:val="none" w:sz="0" w:space="0" w:color="auto"/>
      </w:divBdr>
    </w:div>
    <w:div w:id="1158838437">
      <w:bodyDiv w:val="1"/>
      <w:marLeft w:val="0"/>
      <w:marRight w:val="0"/>
      <w:marTop w:val="0"/>
      <w:marBottom w:val="0"/>
      <w:divBdr>
        <w:top w:val="none" w:sz="0" w:space="0" w:color="auto"/>
        <w:left w:val="none" w:sz="0" w:space="0" w:color="auto"/>
        <w:bottom w:val="none" w:sz="0" w:space="0" w:color="auto"/>
        <w:right w:val="none" w:sz="0" w:space="0" w:color="auto"/>
      </w:divBdr>
    </w:div>
    <w:div w:id="1203202785">
      <w:bodyDiv w:val="1"/>
      <w:marLeft w:val="0"/>
      <w:marRight w:val="0"/>
      <w:marTop w:val="0"/>
      <w:marBottom w:val="0"/>
      <w:divBdr>
        <w:top w:val="none" w:sz="0" w:space="0" w:color="auto"/>
        <w:left w:val="none" w:sz="0" w:space="0" w:color="auto"/>
        <w:bottom w:val="none" w:sz="0" w:space="0" w:color="auto"/>
        <w:right w:val="none" w:sz="0" w:space="0" w:color="auto"/>
      </w:divBdr>
    </w:div>
    <w:div w:id="1203715447">
      <w:bodyDiv w:val="1"/>
      <w:marLeft w:val="0"/>
      <w:marRight w:val="0"/>
      <w:marTop w:val="0"/>
      <w:marBottom w:val="0"/>
      <w:divBdr>
        <w:top w:val="none" w:sz="0" w:space="0" w:color="auto"/>
        <w:left w:val="none" w:sz="0" w:space="0" w:color="auto"/>
        <w:bottom w:val="none" w:sz="0" w:space="0" w:color="auto"/>
        <w:right w:val="none" w:sz="0" w:space="0" w:color="auto"/>
      </w:divBdr>
    </w:div>
    <w:div w:id="1232813974">
      <w:bodyDiv w:val="1"/>
      <w:marLeft w:val="0"/>
      <w:marRight w:val="0"/>
      <w:marTop w:val="0"/>
      <w:marBottom w:val="0"/>
      <w:divBdr>
        <w:top w:val="none" w:sz="0" w:space="0" w:color="auto"/>
        <w:left w:val="none" w:sz="0" w:space="0" w:color="auto"/>
        <w:bottom w:val="none" w:sz="0" w:space="0" w:color="auto"/>
        <w:right w:val="none" w:sz="0" w:space="0" w:color="auto"/>
      </w:divBdr>
    </w:div>
    <w:div w:id="1275140550">
      <w:bodyDiv w:val="1"/>
      <w:marLeft w:val="0"/>
      <w:marRight w:val="0"/>
      <w:marTop w:val="0"/>
      <w:marBottom w:val="0"/>
      <w:divBdr>
        <w:top w:val="none" w:sz="0" w:space="0" w:color="auto"/>
        <w:left w:val="none" w:sz="0" w:space="0" w:color="auto"/>
        <w:bottom w:val="none" w:sz="0" w:space="0" w:color="auto"/>
        <w:right w:val="none" w:sz="0" w:space="0" w:color="auto"/>
      </w:divBdr>
    </w:div>
    <w:div w:id="1294605057">
      <w:bodyDiv w:val="1"/>
      <w:marLeft w:val="0"/>
      <w:marRight w:val="0"/>
      <w:marTop w:val="0"/>
      <w:marBottom w:val="0"/>
      <w:divBdr>
        <w:top w:val="none" w:sz="0" w:space="0" w:color="auto"/>
        <w:left w:val="none" w:sz="0" w:space="0" w:color="auto"/>
        <w:bottom w:val="none" w:sz="0" w:space="0" w:color="auto"/>
        <w:right w:val="none" w:sz="0" w:space="0" w:color="auto"/>
      </w:divBdr>
    </w:div>
    <w:div w:id="1296061940">
      <w:bodyDiv w:val="1"/>
      <w:marLeft w:val="0"/>
      <w:marRight w:val="0"/>
      <w:marTop w:val="0"/>
      <w:marBottom w:val="0"/>
      <w:divBdr>
        <w:top w:val="none" w:sz="0" w:space="0" w:color="auto"/>
        <w:left w:val="none" w:sz="0" w:space="0" w:color="auto"/>
        <w:bottom w:val="none" w:sz="0" w:space="0" w:color="auto"/>
        <w:right w:val="none" w:sz="0" w:space="0" w:color="auto"/>
      </w:divBdr>
    </w:div>
    <w:div w:id="1305964721">
      <w:bodyDiv w:val="1"/>
      <w:marLeft w:val="0"/>
      <w:marRight w:val="0"/>
      <w:marTop w:val="0"/>
      <w:marBottom w:val="0"/>
      <w:divBdr>
        <w:top w:val="none" w:sz="0" w:space="0" w:color="auto"/>
        <w:left w:val="none" w:sz="0" w:space="0" w:color="auto"/>
        <w:bottom w:val="none" w:sz="0" w:space="0" w:color="auto"/>
        <w:right w:val="none" w:sz="0" w:space="0" w:color="auto"/>
      </w:divBdr>
    </w:div>
    <w:div w:id="1344362357">
      <w:bodyDiv w:val="1"/>
      <w:marLeft w:val="0"/>
      <w:marRight w:val="0"/>
      <w:marTop w:val="0"/>
      <w:marBottom w:val="0"/>
      <w:divBdr>
        <w:top w:val="none" w:sz="0" w:space="0" w:color="auto"/>
        <w:left w:val="none" w:sz="0" w:space="0" w:color="auto"/>
        <w:bottom w:val="none" w:sz="0" w:space="0" w:color="auto"/>
        <w:right w:val="none" w:sz="0" w:space="0" w:color="auto"/>
      </w:divBdr>
    </w:div>
    <w:div w:id="1364551320">
      <w:bodyDiv w:val="1"/>
      <w:marLeft w:val="0"/>
      <w:marRight w:val="0"/>
      <w:marTop w:val="0"/>
      <w:marBottom w:val="0"/>
      <w:divBdr>
        <w:top w:val="none" w:sz="0" w:space="0" w:color="auto"/>
        <w:left w:val="none" w:sz="0" w:space="0" w:color="auto"/>
        <w:bottom w:val="none" w:sz="0" w:space="0" w:color="auto"/>
        <w:right w:val="none" w:sz="0" w:space="0" w:color="auto"/>
      </w:divBdr>
    </w:div>
    <w:div w:id="1392919679">
      <w:bodyDiv w:val="1"/>
      <w:marLeft w:val="0"/>
      <w:marRight w:val="0"/>
      <w:marTop w:val="0"/>
      <w:marBottom w:val="0"/>
      <w:divBdr>
        <w:top w:val="none" w:sz="0" w:space="0" w:color="auto"/>
        <w:left w:val="none" w:sz="0" w:space="0" w:color="auto"/>
        <w:bottom w:val="none" w:sz="0" w:space="0" w:color="auto"/>
        <w:right w:val="none" w:sz="0" w:space="0" w:color="auto"/>
      </w:divBdr>
    </w:div>
    <w:div w:id="1419475535">
      <w:bodyDiv w:val="1"/>
      <w:marLeft w:val="0"/>
      <w:marRight w:val="0"/>
      <w:marTop w:val="0"/>
      <w:marBottom w:val="0"/>
      <w:divBdr>
        <w:top w:val="none" w:sz="0" w:space="0" w:color="auto"/>
        <w:left w:val="none" w:sz="0" w:space="0" w:color="auto"/>
        <w:bottom w:val="none" w:sz="0" w:space="0" w:color="auto"/>
        <w:right w:val="none" w:sz="0" w:space="0" w:color="auto"/>
      </w:divBdr>
    </w:div>
    <w:div w:id="1508517100">
      <w:bodyDiv w:val="1"/>
      <w:marLeft w:val="0"/>
      <w:marRight w:val="0"/>
      <w:marTop w:val="0"/>
      <w:marBottom w:val="0"/>
      <w:divBdr>
        <w:top w:val="none" w:sz="0" w:space="0" w:color="auto"/>
        <w:left w:val="none" w:sz="0" w:space="0" w:color="auto"/>
        <w:bottom w:val="none" w:sz="0" w:space="0" w:color="auto"/>
        <w:right w:val="none" w:sz="0" w:space="0" w:color="auto"/>
      </w:divBdr>
    </w:div>
    <w:div w:id="1516142205">
      <w:bodyDiv w:val="1"/>
      <w:marLeft w:val="0"/>
      <w:marRight w:val="0"/>
      <w:marTop w:val="0"/>
      <w:marBottom w:val="0"/>
      <w:divBdr>
        <w:top w:val="none" w:sz="0" w:space="0" w:color="auto"/>
        <w:left w:val="none" w:sz="0" w:space="0" w:color="auto"/>
        <w:bottom w:val="none" w:sz="0" w:space="0" w:color="auto"/>
        <w:right w:val="none" w:sz="0" w:space="0" w:color="auto"/>
      </w:divBdr>
    </w:div>
    <w:div w:id="1518813158">
      <w:bodyDiv w:val="1"/>
      <w:marLeft w:val="0"/>
      <w:marRight w:val="0"/>
      <w:marTop w:val="0"/>
      <w:marBottom w:val="0"/>
      <w:divBdr>
        <w:top w:val="none" w:sz="0" w:space="0" w:color="auto"/>
        <w:left w:val="none" w:sz="0" w:space="0" w:color="auto"/>
        <w:bottom w:val="none" w:sz="0" w:space="0" w:color="auto"/>
        <w:right w:val="none" w:sz="0" w:space="0" w:color="auto"/>
      </w:divBdr>
    </w:div>
    <w:div w:id="1567909546">
      <w:bodyDiv w:val="1"/>
      <w:marLeft w:val="0"/>
      <w:marRight w:val="0"/>
      <w:marTop w:val="0"/>
      <w:marBottom w:val="0"/>
      <w:divBdr>
        <w:top w:val="none" w:sz="0" w:space="0" w:color="auto"/>
        <w:left w:val="none" w:sz="0" w:space="0" w:color="auto"/>
        <w:bottom w:val="none" w:sz="0" w:space="0" w:color="auto"/>
        <w:right w:val="none" w:sz="0" w:space="0" w:color="auto"/>
      </w:divBdr>
    </w:div>
    <w:div w:id="1586382619">
      <w:bodyDiv w:val="1"/>
      <w:marLeft w:val="0"/>
      <w:marRight w:val="0"/>
      <w:marTop w:val="0"/>
      <w:marBottom w:val="0"/>
      <w:divBdr>
        <w:top w:val="none" w:sz="0" w:space="0" w:color="auto"/>
        <w:left w:val="none" w:sz="0" w:space="0" w:color="auto"/>
        <w:bottom w:val="none" w:sz="0" w:space="0" w:color="auto"/>
        <w:right w:val="none" w:sz="0" w:space="0" w:color="auto"/>
      </w:divBdr>
    </w:div>
    <w:div w:id="1620335164">
      <w:bodyDiv w:val="1"/>
      <w:marLeft w:val="0"/>
      <w:marRight w:val="0"/>
      <w:marTop w:val="0"/>
      <w:marBottom w:val="0"/>
      <w:divBdr>
        <w:top w:val="none" w:sz="0" w:space="0" w:color="auto"/>
        <w:left w:val="none" w:sz="0" w:space="0" w:color="auto"/>
        <w:bottom w:val="none" w:sz="0" w:space="0" w:color="auto"/>
        <w:right w:val="none" w:sz="0" w:space="0" w:color="auto"/>
      </w:divBdr>
    </w:div>
    <w:div w:id="1661036227">
      <w:bodyDiv w:val="1"/>
      <w:marLeft w:val="0"/>
      <w:marRight w:val="0"/>
      <w:marTop w:val="0"/>
      <w:marBottom w:val="0"/>
      <w:divBdr>
        <w:top w:val="none" w:sz="0" w:space="0" w:color="auto"/>
        <w:left w:val="none" w:sz="0" w:space="0" w:color="auto"/>
        <w:bottom w:val="none" w:sz="0" w:space="0" w:color="auto"/>
        <w:right w:val="none" w:sz="0" w:space="0" w:color="auto"/>
      </w:divBdr>
    </w:div>
    <w:div w:id="1696419245">
      <w:bodyDiv w:val="1"/>
      <w:marLeft w:val="0"/>
      <w:marRight w:val="0"/>
      <w:marTop w:val="0"/>
      <w:marBottom w:val="0"/>
      <w:divBdr>
        <w:top w:val="none" w:sz="0" w:space="0" w:color="auto"/>
        <w:left w:val="none" w:sz="0" w:space="0" w:color="auto"/>
        <w:bottom w:val="none" w:sz="0" w:space="0" w:color="auto"/>
        <w:right w:val="none" w:sz="0" w:space="0" w:color="auto"/>
      </w:divBdr>
    </w:div>
    <w:div w:id="1714111595">
      <w:bodyDiv w:val="1"/>
      <w:marLeft w:val="0"/>
      <w:marRight w:val="0"/>
      <w:marTop w:val="0"/>
      <w:marBottom w:val="0"/>
      <w:divBdr>
        <w:top w:val="none" w:sz="0" w:space="0" w:color="auto"/>
        <w:left w:val="none" w:sz="0" w:space="0" w:color="auto"/>
        <w:bottom w:val="none" w:sz="0" w:space="0" w:color="auto"/>
        <w:right w:val="none" w:sz="0" w:space="0" w:color="auto"/>
      </w:divBdr>
    </w:div>
    <w:div w:id="1852254405">
      <w:bodyDiv w:val="1"/>
      <w:marLeft w:val="0"/>
      <w:marRight w:val="0"/>
      <w:marTop w:val="0"/>
      <w:marBottom w:val="0"/>
      <w:divBdr>
        <w:top w:val="none" w:sz="0" w:space="0" w:color="auto"/>
        <w:left w:val="none" w:sz="0" w:space="0" w:color="auto"/>
        <w:bottom w:val="none" w:sz="0" w:space="0" w:color="auto"/>
        <w:right w:val="none" w:sz="0" w:space="0" w:color="auto"/>
      </w:divBdr>
    </w:div>
    <w:div w:id="1971789706">
      <w:bodyDiv w:val="1"/>
      <w:marLeft w:val="0"/>
      <w:marRight w:val="0"/>
      <w:marTop w:val="0"/>
      <w:marBottom w:val="0"/>
      <w:divBdr>
        <w:top w:val="none" w:sz="0" w:space="0" w:color="auto"/>
        <w:left w:val="none" w:sz="0" w:space="0" w:color="auto"/>
        <w:bottom w:val="none" w:sz="0" w:space="0" w:color="auto"/>
        <w:right w:val="none" w:sz="0" w:space="0" w:color="auto"/>
      </w:divBdr>
    </w:div>
    <w:div w:id="1979844283">
      <w:bodyDiv w:val="1"/>
      <w:marLeft w:val="0"/>
      <w:marRight w:val="0"/>
      <w:marTop w:val="0"/>
      <w:marBottom w:val="0"/>
      <w:divBdr>
        <w:top w:val="none" w:sz="0" w:space="0" w:color="auto"/>
        <w:left w:val="none" w:sz="0" w:space="0" w:color="auto"/>
        <w:bottom w:val="none" w:sz="0" w:space="0" w:color="auto"/>
        <w:right w:val="none" w:sz="0" w:space="0" w:color="auto"/>
      </w:divBdr>
    </w:div>
    <w:div w:id="2000426581">
      <w:bodyDiv w:val="1"/>
      <w:marLeft w:val="0"/>
      <w:marRight w:val="0"/>
      <w:marTop w:val="0"/>
      <w:marBottom w:val="0"/>
      <w:divBdr>
        <w:top w:val="none" w:sz="0" w:space="0" w:color="auto"/>
        <w:left w:val="none" w:sz="0" w:space="0" w:color="auto"/>
        <w:bottom w:val="none" w:sz="0" w:space="0" w:color="auto"/>
        <w:right w:val="none" w:sz="0" w:space="0" w:color="auto"/>
      </w:divBdr>
    </w:div>
    <w:div w:id="2027901805">
      <w:bodyDiv w:val="1"/>
      <w:marLeft w:val="0"/>
      <w:marRight w:val="0"/>
      <w:marTop w:val="0"/>
      <w:marBottom w:val="0"/>
      <w:divBdr>
        <w:top w:val="none" w:sz="0" w:space="0" w:color="auto"/>
        <w:left w:val="none" w:sz="0" w:space="0" w:color="auto"/>
        <w:bottom w:val="none" w:sz="0" w:space="0" w:color="auto"/>
        <w:right w:val="none" w:sz="0" w:space="0" w:color="auto"/>
      </w:divBdr>
    </w:div>
    <w:div w:id="2059697106">
      <w:bodyDiv w:val="1"/>
      <w:marLeft w:val="0"/>
      <w:marRight w:val="0"/>
      <w:marTop w:val="0"/>
      <w:marBottom w:val="0"/>
      <w:divBdr>
        <w:top w:val="none" w:sz="0" w:space="0" w:color="auto"/>
        <w:left w:val="none" w:sz="0" w:space="0" w:color="auto"/>
        <w:bottom w:val="none" w:sz="0" w:space="0" w:color="auto"/>
        <w:right w:val="none" w:sz="0" w:space="0" w:color="auto"/>
      </w:divBdr>
    </w:div>
    <w:div w:id="2061204688">
      <w:bodyDiv w:val="1"/>
      <w:marLeft w:val="0"/>
      <w:marRight w:val="0"/>
      <w:marTop w:val="0"/>
      <w:marBottom w:val="0"/>
      <w:divBdr>
        <w:top w:val="none" w:sz="0" w:space="0" w:color="auto"/>
        <w:left w:val="none" w:sz="0" w:space="0" w:color="auto"/>
        <w:bottom w:val="none" w:sz="0" w:space="0" w:color="auto"/>
        <w:right w:val="none" w:sz="0" w:space="0" w:color="auto"/>
      </w:divBdr>
    </w:div>
    <w:div w:id="2083987746">
      <w:bodyDiv w:val="1"/>
      <w:marLeft w:val="0"/>
      <w:marRight w:val="0"/>
      <w:marTop w:val="0"/>
      <w:marBottom w:val="0"/>
      <w:divBdr>
        <w:top w:val="none" w:sz="0" w:space="0" w:color="auto"/>
        <w:left w:val="none" w:sz="0" w:space="0" w:color="auto"/>
        <w:bottom w:val="none" w:sz="0" w:space="0" w:color="auto"/>
        <w:right w:val="none" w:sz="0" w:space="0" w:color="auto"/>
      </w:divBdr>
    </w:div>
    <w:div w:id="21303932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github.com/primaryobjects/AI-Programmer" TargetMode="External"/><Relationship Id="rId14" Type="http://schemas.openxmlformats.org/officeDocument/2006/relationships/hyperlink" Target="https://toutiao.io/posts/bgucz1/preview" TargetMode="External"/><Relationship Id="rId15" Type="http://schemas.openxmlformats.org/officeDocument/2006/relationships/hyperlink" Target="http://infolab.stanford.edu/~backrub/google.html"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7C33DB0F-EC71-9A4A-AC04-F50F1DEDB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14</Pages>
  <Words>1807</Words>
  <Characters>10305</Characters>
  <Application>Microsoft Macintosh Word</Application>
  <DocSecurity>0</DocSecurity>
  <Lines>85</Lines>
  <Paragraphs>24</Paragraphs>
  <ScaleCrop>false</ScaleCrop>
  <HeadingPairs>
    <vt:vector size="4" baseType="variant">
      <vt:variant>
        <vt:lpstr>标题</vt:lpstr>
      </vt:variant>
      <vt:variant>
        <vt:i4>1</vt:i4>
      </vt:variant>
      <vt:variant>
        <vt:lpstr>Headings</vt:lpstr>
      </vt:variant>
      <vt:variant>
        <vt:i4>22</vt:i4>
      </vt:variant>
    </vt:vector>
  </HeadingPairs>
  <TitlesOfParts>
    <vt:vector size="23" baseType="lpstr">
      <vt:lpstr/>
      <vt:lpstr>智能化软件开发大脑 – UDev draft4</vt:lpstr>
      <vt:lpstr>    背景</vt:lpstr>
      <vt:lpstr>    痛点及现存解决方案</vt:lpstr>
      <vt:lpstr>    定义</vt:lpstr>
      <vt:lpstr>    设计原则</vt:lpstr>
      <vt:lpstr>    UDev优势</vt:lpstr>
      <vt:lpstr>    UDev劣势</vt:lpstr>
      <vt:lpstr>    核心技术（列表）</vt:lpstr>
      <vt:lpstr>    技术难点</vt:lpstr>
      <vt:lpstr>    </vt:lpstr>
      <vt:lpstr>    UDev体系架构</vt:lpstr>
      <vt:lpstr>    案例分析</vt:lpstr>
      <vt:lpstr>        物体识别系统（draft1）</vt:lpstr>
      <vt:lpstr>        舆情分析系统与垂直搜索引擎（draft1）</vt:lpstr>
      <vt:lpstr>        通讯录（draft1）</vt:lpstr>
      <vt:lpstr>    5分钟视频介绍（TODO）</vt:lpstr>
      <vt:lpstr>        需求</vt:lpstr>
      <vt:lpstr>    核心技术剖析</vt:lpstr>
      <vt:lpstr>        SDLC Agile Model</vt:lpstr>
      <vt:lpstr>    未来</vt:lpstr>
      <vt:lpstr>    TODOs</vt:lpstr>
      <vt:lpstr>    参考</vt:lpstr>
    </vt:vector>
  </TitlesOfParts>
  <LinksUpToDate>false</LinksUpToDate>
  <CharactersWithSpaces>12088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Jiang</dc:creator>
  <cp:keywords/>
  <dc:description/>
  <cp:lastModifiedBy>wong Yonah</cp:lastModifiedBy>
  <cp:revision>1</cp:revision>
  <dcterms:created xsi:type="dcterms:W3CDTF">2018-11-09T11:35:00Z</dcterms:created>
  <dcterms:modified xsi:type="dcterms:W3CDTF">2018-11-15T12:29:00Z</dcterms:modified>
</cp:coreProperties>
</file>